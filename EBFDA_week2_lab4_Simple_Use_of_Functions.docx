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7A470" w14:textId="40ED8D68" w:rsidR="00FB3FF5" w:rsidRPr="00FB3FF5" w:rsidRDefault="00FB3FF5" w:rsidP="00FB3FF5">
      <w:pPr>
        <w:jc w:val="center"/>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fldChar w:fldCharType="begin"/>
      </w:r>
      <w:r w:rsidRPr="00FB3FF5">
        <w:rPr>
          <w:rFonts w:ascii="Times" w:eastAsia="Times New Roman" w:hAnsi="Times" w:cs="Times New Roman"/>
          <w:color w:val="000000"/>
          <w:sz w:val="27"/>
          <w:szCs w:val="27"/>
        </w:rPr>
        <w:instrText xml:space="preserve"> INCLUDEPICTURE "https://cf-courses-data.s3.us.cloud-object-storage.appdomain.cloud/IBMDeveloperSkillsNetwork-DA0130EN-SkillsNetwork/images/SN_web_lightmode.png" \* MERGEFORMATINET </w:instrText>
      </w:r>
      <w:r w:rsidRPr="00FB3FF5">
        <w:rPr>
          <w:rFonts w:ascii="Times" w:eastAsia="Times New Roman" w:hAnsi="Times" w:cs="Times New Roman"/>
          <w:color w:val="000000"/>
          <w:sz w:val="27"/>
          <w:szCs w:val="27"/>
        </w:rPr>
        <w:fldChar w:fldCharType="separate"/>
      </w:r>
      <w:r w:rsidRPr="00FB3FF5">
        <w:rPr>
          <w:rFonts w:ascii="Times" w:eastAsia="Times New Roman" w:hAnsi="Times" w:cs="Times New Roman"/>
          <w:noProof/>
          <w:color w:val="000000"/>
          <w:sz w:val="27"/>
          <w:szCs w:val="27"/>
        </w:rPr>
        <w:drawing>
          <wp:inline distT="0" distB="0" distL="0" distR="0" wp14:anchorId="435410BC" wp14:editId="26BD22D2">
            <wp:extent cx="3810000" cy="132080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0000" cy="1320800"/>
                    </a:xfrm>
                    <a:prstGeom prst="rect">
                      <a:avLst/>
                    </a:prstGeom>
                    <a:noFill/>
                    <a:ln>
                      <a:noFill/>
                    </a:ln>
                  </pic:spPr>
                </pic:pic>
              </a:graphicData>
            </a:graphic>
          </wp:inline>
        </w:drawing>
      </w:r>
      <w:r w:rsidRPr="00FB3FF5">
        <w:rPr>
          <w:rFonts w:ascii="Times" w:eastAsia="Times New Roman" w:hAnsi="Times" w:cs="Times New Roman"/>
          <w:color w:val="000000"/>
          <w:sz w:val="27"/>
          <w:szCs w:val="27"/>
        </w:rPr>
        <w:fldChar w:fldCharType="end"/>
      </w:r>
    </w:p>
    <w:p w14:paraId="33CC3E2C"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Hands-on Lab 4: Simple Use of Functions</w:t>
      </w:r>
    </w:p>
    <w:p w14:paraId="3D79DD86"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b/>
          <w:bCs/>
          <w:color w:val="000000"/>
          <w:sz w:val="27"/>
          <w:szCs w:val="27"/>
        </w:rPr>
        <w:t>Estimated time needed:</w:t>
      </w:r>
      <w:r w:rsidRPr="00FB3FF5">
        <w:rPr>
          <w:rFonts w:ascii="Times" w:eastAsia="Times New Roman" w:hAnsi="Times" w:cs="Times New Roman"/>
          <w:color w:val="000000"/>
          <w:sz w:val="27"/>
          <w:szCs w:val="27"/>
        </w:rPr>
        <w:t xml:space="preserve"> 30 </w:t>
      </w:r>
      <w:proofErr w:type="gramStart"/>
      <w:r w:rsidRPr="00FB3FF5">
        <w:rPr>
          <w:rFonts w:ascii="Times" w:eastAsia="Times New Roman" w:hAnsi="Times" w:cs="Times New Roman"/>
          <w:color w:val="000000"/>
          <w:sz w:val="27"/>
          <w:szCs w:val="27"/>
        </w:rPr>
        <w:t>minutes</w:t>
      </w:r>
      <w:proofErr w:type="gramEnd"/>
    </w:p>
    <w:p w14:paraId="073438B9"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 xml:space="preserve">In this lab, first you will learn the basics of formulas, how to perform simple calculations, how to select ranges in formulas, and how to copy formulas. Next, you will learn the basics of functions, how to use some of the more common functions that a Data Analyst might </w:t>
      </w:r>
      <w:proofErr w:type="gramStart"/>
      <w:r w:rsidRPr="00FB3FF5">
        <w:rPr>
          <w:rFonts w:ascii="Times" w:eastAsia="Times New Roman" w:hAnsi="Times" w:cs="Times New Roman"/>
          <w:color w:val="000000"/>
          <w:sz w:val="27"/>
          <w:szCs w:val="27"/>
        </w:rPr>
        <w:t>employ, and</w:t>
      </w:r>
      <w:proofErr w:type="gramEnd"/>
      <w:r w:rsidRPr="00FB3FF5">
        <w:rPr>
          <w:rFonts w:ascii="Times" w:eastAsia="Times New Roman" w:hAnsi="Times" w:cs="Times New Roman"/>
          <w:color w:val="000000"/>
          <w:sz w:val="27"/>
          <w:szCs w:val="27"/>
        </w:rPr>
        <w:t xml:space="preserve"> look at some of the more advanced functions available in Excel. Finally, you will learn about referencing data in formulas; </w:t>
      </w:r>
      <w:proofErr w:type="gramStart"/>
      <w:r w:rsidRPr="00FB3FF5">
        <w:rPr>
          <w:rFonts w:ascii="Times" w:eastAsia="Times New Roman" w:hAnsi="Times" w:cs="Times New Roman"/>
          <w:color w:val="000000"/>
          <w:sz w:val="27"/>
          <w:szCs w:val="27"/>
        </w:rPr>
        <w:t>specifically</w:t>
      </w:r>
      <w:proofErr w:type="gramEnd"/>
      <w:r w:rsidRPr="00FB3FF5">
        <w:rPr>
          <w:rFonts w:ascii="Times" w:eastAsia="Times New Roman" w:hAnsi="Times" w:cs="Times New Roman"/>
          <w:color w:val="000000"/>
          <w:sz w:val="27"/>
          <w:szCs w:val="27"/>
        </w:rPr>
        <w:t xml:space="preserve"> how to differentiate between relative and absolute references, and you will also learn about error handling in formulas.</w:t>
      </w:r>
    </w:p>
    <w:p w14:paraId="7970B8EA"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 xml:space="preserve">Software Used in this </w:t>
      </w:r>
      <w:proofErr w:type="gramStart"/>
      <w:r w:rsidRPr="00FB3FF5">
        <w:rPr>
          <w:rFonts w:ascii="Times" w:eastAsia="Times New Roman" w:hAnsi="Times" w:cs="Times New Roman"/>
          <w:b/>
          <w:bCs/>
          <w:color w:val="000000"/>
          <w:kern w:val="36"/>
          <w:sz w:val="48"/>
          <w:szCs w:val="48"/>
        </w:rPr>
        <w:t>Lab</w:t>
      </w:r>
      <w:proofErr w:type="gramEnd"/>
    </w:p>
    <w:p w14:paraId="7472F38C"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The instruction videos in this course use the full Excel Desktop version as this has all the available product features, but for the hands-on labs we will be using the free ‘Excel for the web’ version as this is available to everyone.</w:t>
      </w:r>
    </w:p>
    <w:p w14:paraId="78F63C84"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Although you can use the Excel Desktop software if you have access to this version, </w:t>
      </w:r>
      <w:ins w:id="0" w:author="Unknown">
        <w:r w:rsidRPr="00FB3FF5">
          <w:rPr>
            <w:rFonts w:ascii="Times" w:eastAsia="Times New Roman" w:hAnsi="Times" w:cs="Times New Roman"/>
            <w:color w:val="000000"/>
            <w:sz w:val="27"/>
            <w:szCs w:val="27"/>
          </w:rPr>
          <w:t>it is recommended that you use Excel for the web for the hands-on labs</w:t>
        </w:r>
      </w:ins>
      <w:r w:rsidRPr="00FB3FF5">
        <w:rPr>
          <w:rFonts w:ascii="Times" w:eastAsia="Times New Roman" w:hAnsi="Times" w:cs="Times New Roman"/>
          <w:color w:val="000000"/>
          <w:sz w:val="27"/>
          <w:szCs w:val="27"/>
        </w:rPr>
        <w:t> as the lab instructions specifically refer to this version, and there are some small differences in the interface and available features.</w:t>
      </w:r>
    </w:p>
    <w:p w14:paraId="197C7B22"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 xml:space="preserve">Dataset Used in this </w:t>
      </w:r>
      <w:proofErr w:type="gramStart"/>
      <w:r w:rsidRPr="00FB3FF5">
        <w:rPr>
          <w:rFonts w:ascii="Times" w:eastAsia="Times New Roman" w:hAnsi="Times" w:cs="Times New Roman"/>
          <w:b/>
          <w:bCs/>
          <w:color w:val="000000"/>
          <w:kern w:val="36"/>
          <w:sz w:val="48"/>
          <w:szCs w:val="48"/>
        </w:rPr>
        <w:t>Lab</w:t>
      </w:r>
      <w:proofErr w:type="gramEnd"/>
    </w:p>
    <w:p w14:paraId="578C7F79"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The dataset used in this lab is an internal dataset.</w:t>
      </w:r>
    </w:p>
    <w:p w14:paraId="440320AB"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Objectives</w:t>
      </w:r>
    </w:p>
    <w:p w14:paraId="4709268C"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After completing this lab, you will be able to:</w:t>
      </w:r>
    </w:p>
    <w:p w14:paraId="4518AE50"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lastRenderedPageBreak/>
        <w:t xml:space="preserve">Understand the basics of </w:t>
      </w:r>
      <w:proofErr w:type="gramStart"/>
      <w:r w:rsidRPr="00FB3FF5">
        <w:rPr>
          <w:rFonts w:ascii="Times" w:eastAsia="Times New Roman" w:hAnsi="Times" w:cs="Times New Roman"/>
          <w:color w:val="000000"/>
          <w:sz w:val="27"/>
          <w:szCs w:val="27"/>
        </w:rPr>
        <w:t>formulas</w:t>
      </w:r>
      <w:proofErr w:type="gramEnd"/>
    </w:p>
    <w:p w14:paraId="5EE40AA7"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 xml:space="preserve">Perform simple </w:t>
      </w:r>
      <w:proofErr w:type="gramStart"/>
      <w:r w:rsidRPr="00FB3FF5">
        <w:rPr>
          <w:rFonts w:ascii="Times" w:eastAsia="Times New Roman" w:hAnsi="Times" w:cs="Times New Roman"/>
          <w:color w:val="000000"/>
          <w:sz w:val="27"/>
          <w:szCs w:val="27"/>
        </w:rPr>
        <w:t>calculations</w:t>
      </w:r>
      <w:proofErr w:type="gramEnd"/>
    </w:p>
    <w:p w14:paraId="6D798F78"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 xml:space="preserve">Select ranges in formulas and copy </w:t>
      </w:r>
      <w:proofErr w:type="gramStart"/>
      <w:r w:rsidRPr="00FB3FF5">
        <w:rPr>
          <w:rFonts w:ascii="Times" w:eastAsia="Times New Roman" w:hAnsi="Times" w:cs="Times New Roman"/>
          <w:color w:val="000000"/>
          <w:sz w:val="27"/>
          <w:szCs w:val="27"/>
        </w:rPr>
        <w:t>formulas</w:t>
      </w:r>
      <w:proofErr w:type="gramEnd"/>
    </w:p>
    <w:p w14:paraId="6B81D086"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 xml:space="preserve">Understand the basics of </w:t>
      </w:r>
      <w:proofErr w:type="gramStart"/>
      <w:r w:rsidRPr="00FB3FF5">
        <w:rPr>
          <w:rFonts w:ascii="Times" w:eastAsia="Times New Roman" w:hAnsi="Times" w:cs="Times New Roman"/>
          <w:color w:val="000000"/>
          <w:sz w:val="27"/>
          <w:szCs w:val="27"/>
        </w:rPr>
        <w:t>functions</w:t>
      </w:r>
      <w:proofErr w:type="gramEnd"/>
    </w:p>
    <w:p w14:paraId="6E298E1A"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 xml:space="preserve">Use common </w:t>
      </w:r>
      <w:proofErr w:type="gramStart"/>
      <w:r w:rsidRPr="00FB3FF5">
        <w:rPr>
          <w:rFonts w:ascii="Times" w:eastAsia="Times New Roman" w:hAnsi="Times" w:cs="Times New Roman"/>
          <w:color w:val="000000"/>
          <w:sz w:val="27"/>
          <w:szCs w:val="27"/>
        </w:rPr>
        <w:t>functions</w:t>
      </w:r>
      <w:proofErr w:type="gramEnd"/>
    </w:p>
    <w:p w14:paraId="4B3D6B2A"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 xml:space="preserve">Understand the more advanced functions </w:t>
      </w:r>
      <w:proofErr w:type="gramStart"/>
      <w:r w:rsidRPr="00FB3FF5">
        <w:rPr>
          <w:rFonts w:ascii="Times" w:eastAsia="Times New Roman" w:hAnsi="Times" w:cs="Times New Roman"/>
          <w:color w:val="000000"/>
          <w:sz w:val="27"/>
          <w:szCs w:val="27"/>
        </w:rPr>
        <w:t>available</w:t>
      </w:r>
      <w:proofErr w:type="gramEnd"/>
    </w:p>
    <w:p w14:paraId="0E44FD82"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Reference data in formulas</w:t>
      </w:r>
    </w:p>
    <w:p w14:paraId="07BE1023"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 xml:space="preserve">Differentiate between relative and absolute </w:t>
      </w:r>
      <w:proofErr w:type="gramStart"/>
      <w:r w:rsidRPr="00FB3FF5">
        <w:rPr>
          <w:rFonts w:ascii="Times" w:eastAsia="Times New Roman" w:hAnsi="Times" w:cs="Times New Roman"/>
          <w:color w:val="000000"/>
          <w:sz w:val="27"/>
          <w:szCs w:val="27"/>
        </w:rPr>
        <w:t>references</w:t>
      </w:r>
      <w:proofErr w:type="gramEnd"/>
    </w:p>
    <w:p w14:paraId="217DD320" w14:textId="77777777" w:rsidR="00FB3FF5" w:rsidRPr="00FB3FF5" w:rsidRDefault="00FB3FF5" w:rsidP="00FB3FF5">
      <w:pPr>
        <w:numPr>
          <w:ilvl w:val="0"/>
          <w:numId w:val="1"/>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 xml:space="preserve">Understand how to handle formula </w:t>
      </w:r>
      <w:proofErr w:type="gramStart"/>
      <w:r w:rsidRPr="00FB3FF5">
        <w:rPr>
          <w:rFonts w:ascii="Times" w:eastAsia="Times New Roman" w:hAnsi="Times" w:cs="Times New Roman"/>
          <w:color w:val="000000"/>
          <w:sz w:val="27"/>
          <w:szCs w:val="27"/>
        </w:rPr>
        <w:t>errors</w:t>
      </w:r>
      <w:proofErr w:type="gramEnd"/>
    </w:p>
    <w:p w14:paraId="7319463E"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Exercise 1: Basics of Formulas</w:t>
      </w:r>
    </w:p>
    <w:p w14:paraId="2BA8ADA3"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this exercise, you will learn the basics of formulas, how to perform simple calculations, how to select ranges in formulas, and how to copy formulas.</w:t>
      </w:r>
    </w:p>
    <w:p w14:paraId="011A1C76" w14:textId="77777777" w:rsidR="00FB3FF5" w:rsidRPr="00FB3FF5" w:rsidRDefault="00FB3FF5" w:rsidP="00FB3FF5">
      <w:pPr>
        <w:numPr>
          <w:ilvl w:val="0"/>
          <w:numId w:val="2"/>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Download the file </w:t>
      </w:r>
      <w:hyperlink r:id="rId6" w:tgtFrame="_blank" w:history="1">
        <w:r w:rsidRPr="00FB3FF5">
          <w:rPr>
            <w:rFonts w:ascii="Times" w:eastAsia="Times New Roman" w:hAnsi="Times" w:cs="Times New Roman"/>
            <w:b/>
            <w:bCs/>
            <w:color w:val="0000FF"/>
            <w:sz w:val="27"/>
            <w:szCs w:val="27"/>
            <w:u w:val="single"/>
          </w:rPr>
          <w:t>Personal_Monthly_Expenditure_Lab4.xlsx</w:t>
        </w:r>
      </w:hyperlink>
      <w:r w:rsidRPr="00FB3FF5">
        <w:rPr>
          <w:rFonts w:ascii="Times" w:eastAsia="Times New Roman" w:hAnsi="Times" w:cs="Times New Roman"/>
          <w:color w:val="000000"/>
          <w:sz w:val="27"/>
          <w:szCs w:val="27"/>
        </w:rPr>
        <w:t>. Upload and open it using Excel for the web. Go to the </w:t>
      </w:r>
      <w:r w:rsidRPr="00FB3FF5">
        <w:rPr>
          <w:rFonts w:ascii="Times" w:eastAsia="Times New Roman" w:hAnsi="Times" w:cs="Times New Roman"/>
          <w:b/>
          <w:bCs/>
          <w:color w:val="000000"/>
          <w:sz w:val="27"/>
          <w:szCs w:val="27"/>
        </w:rPr>
        <w:t>Expense - 2018</w:t>
      </w:r>
      <w:r w:rsidRPr="00FB3FF5">
        <w:rPr>
          <w:rFonts w:ascii="Times" w:eastAsia="Times New Roman" w:hAnsi="Times" w:cs="Times New Roman"/>
          <w:color w:val="000000"/>
          <w:sz w:val="27"/>
          <w:szCs w:val="27"/>
        </w:rPr>
        <w:t> worksheet.</w:t>
      </w:r>
    </w:p>
    <w:p w14:paraId="61C290F7" w14:textId="239973C1" w:rsidR="00FB3FF5" w:rsidRPr="00FB3FF5" w:rsidRDefault="00FB3FF5" w:rsidP="00FB3FF5">
      <w:pPr>
        <w:spacing w:beforeAutospacing="1" w:afterAutospacing="1"/>
        <w:ind w:left="720"/>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fldChar w:fldCharType="begin"/>
      </w:r>
      <w:r w:rsidRPr="00FB3FF5">
        <w:rPr>
          <w:rFonts w:ascii="Times" w:eastAsia="Times New Roman" w:hAnsi="Times" w:cs="Times New Roman"/>
          <w:color w:val="000000"/>
          <w:sz w:val="27"/>
          <w:szCs w:val="27"/>
        </w:rPr>
        <w:instrText xml:space="preserve"> INCLUDEPICTURE "https://cf-courses-data.s3.us.cloud-object-storage.appdomain.cloud/IBMDeveloperSkillsNetwork-DA0130EN-SkillsNetwork/Hands-on%20Labs/Lab%204%20-%20Simple%20use%20of%20functions/images/1.1.png" \* MERGEFORMATINET </w:instrText>
      </w:r>
      <w:r w:rsidRPr="00FB3FF5">
        <w:rPr>
          <w:rFonts w:ascii="Times" w:eastAsia="Times New Roman" w:hAnsi="Times" w:cs="Times New Roman"/>
          <w:color w:val="000000"/>
          <w:sz w:val="27"/>
          <w:szCs w:val="27"/>
        </w:rPr>
        <w:fldChar w:fldCharType="separate"/>
      </w:r>
      <w:r w:rsidRPr="00FB3FF5">
        <w:rPr>
          <w:rFonts w:ascii="Times" w:eastAsia="Times New Roman" w:hAnsi="Times" w:cs="Times New Roman"/>
          <w:noProof/>
          <w:color w:val="000000"/>
          <w:sz w:val="27"/>
          <w:szCs w:val="27"/>
        </w:rPr>
        <w:drawing>
          <wp:inline distT="0" distB="0" distL="0" distR="0" wp14:anchorId="0B12DC35" wp14:editId="5E4F4F13">
            <wp:extent cx="5943600" cy="237744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sidRPr="00FB3FF5">
        <w:rPr>
          <w:rFonts w:ascii="Times" w:eastAsia="Times New Roman" w:hAnsi="Times" w:cs="Times New Roman"/>
          <w:color w:val="000000"/>
          <w:sz w:val="27"/>
          <w:szCs w:val="27"/>
        </w:rPr>
        <w:fldChar w:fldCharType="end"/>
      </w:r>
    </w:p>
    <w:p w14:paraId="0040331F" w14:textId="77777777" w:rsidR="00FB3FF5" w:rsidRPr="00FB3FF5" w:rsidRDefault="00FB3FF5" w:rsidP="00FB3FF5">
      <w:pPr>
        <w:rPr>
          <w:rFonts w:ascii="Times New Roman" w:eastAsia="Times New Roman" w:hAnsi="Times New Roman" w:cs="Times New Roman"/>
        </w:rPr>
      </w:pPr>
      <w:r w:rsidRPr="00FB3FF5">
        <w:rPr>
          <w:rFonts w:ascii="Times" w:eastAsia="Times New Roman" w:hAnsi="Times" w:cs="Times New Roman"/>
          <w:color w:val="000000"/>
          <w:sz w:val="27"/>
          <w:szCs w:val="27"/>
        </w:rPr>
        <w:br/>
      </w:r>
    </w:p>
    <w:p w14:paraId="39F5CD9B" w14:textId="77777777" w:rsidR="00FB3FF5" w:rsidRPr="00FB3FF5" w:rsidRDefault="00FB3FF5" w:rsidP="00FB3FF5">
      <w:pPr>
        <w:numPr>
          <w:ilvl w:val="0"/>
          <w:numId w:val="3"/>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w:t>
      </w:r>
      <w:r w:rsidRPr="00FB3FF5">
        <w:rPr>
          <w:rFonts w:ascii="Times" w:eastAsia="Times New Roman" w:hAnsi="Times" w:cs="Times New Roman"/>
          <w:b/>
          <w:bCs/>
          <w:color w:val="000000"/>
          <w:sz w:val="27"/>
          <w:szCs w:val="27"/>
        </w:rPr>
        <w:t>A14</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Totals</w:t>
      </w:r>
      <w:r w:rsidRPr="00FB3FF5">
        <w:rPr>
          <w:rFonts w:ascii="Times" w:eastAsia="Times New Roman" w:hAnsi="Times" w:cs="Times New Roman"/>
          <w:color w:val="000000"/>
          <w:sz w:val="27"/>
          <w:szCs w:val="27"/>
        </w:rPr>
        <w:t> and in </w:t>
      </w:r>
      <w:r w:rsidRPr="00FB3FF5">
        <w:rPr>
          <w:rFonts w:ascii="Times" w:eastAsia="Times New Roman" w:hAnsi="Times" w:cs="Times New Roman"/>
          <w:b/>
          <w:bCs/>
          <w:color w:val="000000"/>
          <w:sz w:val="27"/>
          <w:szCs w:val="27"/>
        </w:rPr>
        <w:t>B14</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w:t>
      </w:r>
      <w:proofErr w:type="gramStart"/>
      <w:r w:rsidRPr="00FB3FF5">
        <w:rPr>
          <w:rFonts w:ascii="Times" w:eastAsia="Times New Roman" w:hAnsi="Times" w:cs="Times New Roman"/>
          <w:b/>
          <w:bCs/>
          <w:color w:val="000000"/>
          <w:sz w:val="27"/>
          <w:szCs w:val="27"/>
        </w:rPr>
        <w:t>SUM(</w:t>
      </w:r>
      <w:r w:rsidRPr="00FB3FF5">
        <w:rPr>
          <w:rFonts w:ascii="Times" w:eastAsia="Times New Roman" w:hAnsi="Times" w:cs="Times New Roman"/>
          <w:color w:val="000000"/>
          <w:sz w:val="27"/>
          <w:szCs w:val="27"/>
        </w:rPr>
        <w:t> then</w:t>
      </w:r>
      <w:proofErr w:type="gramEnd"/>
      <w:r w:rsidRPr="00FB3FF5">
        <w:rPr>
          <w:rFonts w:ascii="Times" w:eastAsia="Times New Roman" w:hAnsi="Times" w:cs="Times New Roman"/>
          <w:color w:val="000000"/>
          <w:sz w:val="27"/>
          <w:szCs w:val="27"/>
        </w:rPr>
        <w:t xml:space="preserve"> select cells </w:t>
      </w:r>
      <w:r w:rsidRPr="00FB3FF5">
        <w:rPr>
          <w:rFonts w:ascii="Times" w:eastAsia="Times New Roman" w:hAnsi="Times" w:cs="Times New Roman"/>
          <w:b/>
          <w:bCs/>
          <w:color w:val="000000"/>
          <w:sz w:val="27"/>
          <w:szCs w:val="27"/>
        </w:rPr>
        <w:t>B2 to B13</w:t>
      </w:r>
      <w:r w:rsidRPr="00FB3FF5">
        <w:rPr>
          <w:rFonts w:ascii="Times" w:eastAsia="Times New Roman" w:hAnsi="Times" w:cs="Times New Roman"/>
          <w:color w:val="000000"/>
          <w:sz w:val="27"/>
          <w:szCs w:val="27"/>
        </w:rPr>
        <w:t> with the mouse,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w:t>
      </w:r>
    </w:p>
    <w:p w14:paraId="25DD86A2" w14:textId="77777777" w:rsidR="00FB3FF5" w:rsidRPr="00FB3FF5" w:rsidRDefault="00FB3FF5" w:rsidP="00FB3FF5">
      <w:pPr>
        <w:numPr>
          <w:ilvl w:val="0"/>
          <w:numId w:val="3"/>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B14</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G14</w:t>
      </w:r>
      <w:r w:rsidRPr="00FB3FF5">
        <w:rPr>
          <w:rFonts w:ascii="Times" w:eastAsia="Times New Roman" w:hAnsi="Times" w:cs="Times New Roman"/>
          <w:color w:val="000000"/>
          <w:sz w:val="27"/>
          <w:szCs w:val="27"/>
        </w:rPr>
        <w:t> to copy the formula.</w:t>
      </w:r>
    </w:p>
    <w:p w14:paraId="3E82B61D" w14:textId="5617BA7B" w:rsidR="00FB3FF5" w:rsidRPr="00FB3FF5" w:rsidRDefault="00FB3FF5" w:rsidP="00FB3FF5">
      <w:pPr>
        <w:spacing w:before="100" w:beforeAutospacing="1" w:after="100" w:afterAutospacing="1"/>
        <w:ind w:left="720"/>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fldChar w:fldCharType="begin"/>
      </w:r>
      <w:r w:rsidRPr="00FB3FF5">
        <w:rPr>
          <w:rFonts w:ascii="Times" w:eastAsia="Times New Roman" w:hAnsi="Times" w:cs="Times New Roman"/>
          <w:color w:val="000000"/>
          <w:sz w:val="27"/>
          <w:szCs w:val="27"/>
        </w:rPr>
        <w:instrText xml:space="preserve"> INCLUDEPICTURE "https://cf-courses-data.s3.us.cloud-object-storage.appdomain.cloud/IBMDeveloperSkillsNetwork-DA0130EN-SkillsNetwork/Hands-on%20Labs/Lab%204%20-%20Simple%20use%20of%20functions/images/1.3.gif" \* MERGEFORMATINET </w:instrText>
      </w:r>
      <w:r w:rsidRPr="00FB3FF5">
        <w:rPr>
          <w:rFonts w:ascii="Times" w:eastAsia="Times New Roman" w:hAnsi="Times" w:cs="Times New Roman"/>
          <w:color w:val="000000"/>
          <w:sz w:val="27"/>
          <w:szCs w:val="27"/>
        </w:rPr>
        <w:fldChar w:fldCharType="separate"/>
      </w:r>
      <w:r w:rsidRPr="00FB3FF5">
        <w:rPr>
          <w:rFonts w:ascii="Times" w:eastAsia="Times New Roman" w:hAnsi="Times" w:cs="Times New Roman"/>
          <w:noProof/>
          <w:color w:val="000000"/>
          <w:sz w:val="27"/>
          <w:szCs w:val="27"/>
        </w:rPr>
        <w:drawing>
          <wp:inline distT="0" distB="0" distL="0" distR="0" wp14:anchorId="6D96A3E9" wp14:editId="275A811B">
            <wp:extent cx="5943600" cy="56451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4515"/>
                    </a:xfrm>
                    <a:prstGeom prst="rect">
                      <a:avLst/>
                    </a:prstGeom>
                    <a:noFill/>
                    <a:ln>
                      <a:noFill/>
                    </a:ln>
                  </pic:spPr>
                </pic:pic>
              </a:graphicData>
            </a:graphic>
          </wp:inline>
        </w:drawing>
      </w:r>
      <w:r w:rsidRPr="00FB3FF5">
        <w:rPr>
          <w:rFonts w:ascii="Times" w:eastAsia="Times New Roman" w:hAnsi="Times" w:cs="Times New Roman"/>
          <w:color w:val="000000"/>
          <w:sz w:val="27"/>
          <w:szCs w:val="27"/>
        </w:rPr>
        <w:fldChar w:fldCharType="end"/>
      </w:r>
    </w:p>
    <w:p w14:paraId="37915864" w14:textId="77777777" w:rsidR="00FB3FF5" w:rsidRPr="00FB3FF5" w:rsidRDefault="00FB3FF5" w:rsidP="00FB3FF5">
      <w:pPr>
        <w:rPr>
          <w:rFonts w:ascii="Times New Roman" w:eastAsia="Times New Roman" w:hAnsi="Times New Roman" w:cs="Times New Roman"/>
        </w:rPr>
      </w:pPr>
      <w:r w:rsidRPr="00FB3FF5">
        <w:rPr>
          <w:rFonts w:ascii="Times" w:eastAsia="Times New Roman" w:hAnsi="Times" w:cs="Times New Roman"/>
          <w:color w:val="000000"/>
          <w:sz w:val="27"/>
          <w:szCs w:val="27"/>
        </w:rPr>
        <w:lastRenderedPageBreak/>
        <w:br/>
      </w:r>
    </w:p>
    <w:p w14:paraId="5DF8D6B5" w14:textId="77777777" w:rsidR="00FB3FF5" w:rsidRPr="00FB3FF5" w:rsidRDefault="00FB3FF5" w:rsidP="00FB3FF5">
      <w:pPr>
        <w:numPr>
          <w:ilvl w:val="0"/>
          <w:numId w:val="4"/>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cell </w:t>
      </w:r>
      <w:r w:rsidRPr="00FB3FF5">
        <w:rPr>
          <w:rFonts w:ascii="Times" w:eastAsia="Times New Roman" w:hAnsi="Times" w:cs="Times New Roman"/>
          <w:b/>
          <w:bCs/>
          <w:color w:val="000000"/>
          <w:sz w:val="27"/>
          <w:szCs w:val="27"/>
        </w:rPr>
        <w:t>H1</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Monthly Total</w:t>
      </w:r>
      <w:r w:rsidRPr="00FB3FF5">
        <w:rPr>
          <w:rFonts w:ascii="Times" w:eastAsia="Times New Roman" w:hAnsi="Times" w:cs="Times New Roman"/>
          <w:color w:val="000000"/>
          <w:sz w:val="27"/>
          <w:szCs w:val="27"/>
        </w:rPr>
        <w:t> and double-click the divider between </w:t>
      </w:r>
      <w:r w:rsidRPr="00FB3FF5">
        <w:rPr>
          <w:rFonts w:ascii="Times" w:eastAsia="Times New Roman" w:hAnsi="Times" w:cs="Times New Roman"/>
          <w:b/>
          <w:bCs/>
          <w:color w:val="000000"/>
          <w:sz w:val="27"/>
          <w:szCs w:val="27"/>
        </w:rPr>
        <w:t>H and I</w:t>
      </w:r>
      <w:r w:rsidRPr="00FB3FF5">
        <w:rPr>
          <w:rFonts w:ascii="Times" w:eastAsia="Times New Roman" w:hAnsi="Times" w:cs="Times New Roman"/>
          <w:color w:val="000000"/>
          <w:sz w:val="27"/>
          <w:szCs w:val="27"/>
        </w:rPr>
        <w:t>.</w:t>
      </w:r>
    </w:p>
    <w:p w14:paraId="2E51CA8D" w14:textId="77777777" w:rsidR="00FB3FF5" w:rsidRPr="00FB3FF5" w:rsidRDefault="00FB3FF5" w:rsidP="00FB3FF5">
      <w:pPr>
        <w:numPr>
          <w:ilvl w:val="0"/>
          <w:numId w:val="4"/>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w:t>
      </w:r>
      <w:r w:rsidRPr="00FB3FF5">
        <w:rPr>
          <w:rFonts w:ascii="Times" w:eastAsia="Times New Roman" w:hAnsi="Times" w:cs="Times New Roman"/>
          <w:b/>
          <w:bCs/>
          <w:color w:val="000000"/>
          <w:sz w:val="27"/>
          <w:szCs w:val="27"/>
        </w:rPr>
        <w:t>H2</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w:t>
      </w:r>
      <w:proofErr w:type="gramStart"/>
      <w:r w:rsidRPr="00FB3FF5">
        <w:rPr>
          <w:rFonts w:ascii="Times" w:eastAsia="Times New Roman" w:hAnsi="Times" w:cs="Times New Roman"/>
          <w:b/>
          <w:bCs/>
          <w:color w:val="000000"/>
          <w:sz w:val="27"/>
          <w:szCs w:val="27"/>
        </w:rPr>
        <w:t>SUM(</w:t>
      </w:r>
      <w:r w:rsidRPr="00FB3FF5">
        <w:rPr>
          <w:rFonts w:ascii="Times" w:eastAsia="Times New Roman" w:hAnsi="Times" w:cs="Times New Roman"/>
          <w:color w:val="000000"/>
          <w:sz w:val="27"/>
          <w:szCs w:val="27"/>
        </w:rPr>
        <w:t> then</w:t>
      </w:r>
      <w:proofErr w:type="gramEnd"/>
      <w:r w:rsidRPr="00FB3FF5">
        <w:rPr>
          <w:rFonts w:ascii="Times" w:eastAsia="Times New Roman" w:hAnsi="Times" w:cs="Times New Roman"/>
          <w:color w:val="000000"/>
          <w:sz w:val="27"/>
          <w:szCs w:val="27"/>
        </w:rPr>
        <w:t xml:space="preserve"> select cells </w:t>
      </w:r>
      <w:r w:rsidRPr="00FB3FF5">
        <w:rPr>
          <w:rFonts w:ascii="Times" w:eastAsia="Times New Roman" w:hAnsi="Times" w:cs="Times New Roman"/>
          <w:b/>
          <w:bCs/>
          <w:color w:val="000000"/>
          <w:sz w:val="27"/>
          <w:szCs w:val="27"/>
        </w:rPr>
        <w:t>B2 to G2</w:t>
      </w:r>
      <w:r w:rsidRPr="00FB3FF5">
        <w:rPr>
          <w:rFonts w:ascii="Times" w:eastAsia="Times New Roman" w:hAnsi="Times" w:cs="Times New Roman"/>
          <w:color w:val="000000"/>
          <w:sz w:val="27"/>
          <w:szCs w:val="27"/>
        </w:rPr>
        <w:t> with the mouse,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If necessary,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H2</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H14</w:t>
      </w:r>
      <w:r w:rsidRPr="00FB3FF5">
        <w:rPr>
          <w:rFonts w:ascii="Times" w:eastAsia="Times New Roman" w:hAnsi="Times" w:cs="Times New Roman"/>
          <w:color w:val="000000"/>
          <w:sz w:val="27"/>
          <w:szCs w:val="27"/>
        </w:rPr>
        <w:t> to copy the formula.</w:t>
      </w:r>
    </w:p>
    <w:p w14:paraId="12D4532D" w14:textId="77777777" w:rsidR="00FB3FF5" w:rsidRPr="00FB3FF5" w:rsidRDefault="00FB3FF5" w:rsidP="00FB3FF5">
      <w:pPr>
        <w:numPr>
          <w:ilvl w:val="0"/>
          <w:numId w:val="4"/>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Select columns </w:t>
      </w:r>
      <w:r w:rsidRPr="00FB3FF5">
        <w:rPr>
          <w:rFonts w:ascii="Times" w:eastAsia="Times New Roman" w:hAnsi="Times" w:cs="Times New Roman"/>
          <w:b/>
          <w:bCs/>
          <w:color w:val="000000"/>
          <w:sz w:val="27"/>
          <w:szCs w:val="27"/>
        </w:rPr>
        <w:t>B to H</w:t>
      </w:r>
      <w:r w:rsidRPr="00FB3FF5">
        <w:rPr>
          <w:rFonts w:ascii="Times" w:eastAsia="Times New Roman" w:hAnsi="Times" w:cs="Times New Roman"/>
          <w:color w:val="000000"/>
          <w:sz w:val="27"/>
          <w:szCs w:val="27"/>
        </w:rPr>
        <w:t>. On the </w:t>
      </w:r>
      <w:r w:rsidRPr="00FB3FF5">
        <w:rPr>
          <w:rFonts w:ascii="Times" w:eastAsia="Times New Roman" w:hAnsi="Times" w:cs="Times New Roman"/>
          <w:b/>
          <w:bCs/>
          <w:color w:val="000000"/>
          <w:sz w:val="27"/>
          <w:szCs w:val="27"/>
        </w:rPr>
        <w:t>Home</w:t>
      </w:r>
      <w:r w:rsidRPr="00FB3FF5">
        <w:rPr>
          <w:rFonts w:ascii="Times" w:eastAsia="Times New Roman" w:hAnsi="Times" w:cs="Times New Roman"/>
          <w:color w:val="000000"/>
          <w:sz w:val="27"/>
          <w:szCs w:val="27"/>
        </w:rPr>
        <w:t> tab, in the </w:t>
      </w:r>
      <w:r w:rsidRPr="00FB3FF5">
        <w:rPr>
          <w:rFonts w:ascii="Times" w:eastAsia="Times New Roman" w:hAnsi="Times" w:cs="Times New Roman"/>
          <w:b/>
          <w:bCs/>
          <w:color w:val="000000"/>
          <w:sz w:val="27"/>
          <w:szCs w:val="27"/>
        </w:rPr>
        <w:t>Number</w:t>
      </w:r>
      <w:r w:rsidRPr="00FB3FF5">
        <w:rPr>
          <w:rFonts w:ascii="Times" w:eastAsia="Times New Roman" w:hAnsi="Times" w:cs="Times New Roman"/>
          <w:color w:val="000000"/>
          <w:sz w:val="27"/>
          <w:szCs w:val="27"/>
        </w:rPr>
        <w:t> group, click the </w:t>
      </w:r>
      <w:r w:rsidRPr="00FB3FF5">
        <w:rPr>
          <w:rFonts w:ascii="Times" w:eastAsia="Times New Roman" w:hAnsi="Times" w:cs="Times New Roman"/>
          <w:b/>
          <w:bCs/>
          <w:color w:val="000000"/>
          <w:sz w:val="27"/>
          <w:szCs w:val="27"/>
        </w:rPr>
        <w:t>Accounting Number Format ($)</w:t>
      </w:r>
      <w:r w:rsidRPr="00FB3FF5">
        <w:rPr>
          <w:rFonts w:ascii="Times" w:eastAsia="Times New Roman" w:hAnsi="Times" w:cs="Times New Roman"/>
          <w:color w:val="000000"/>
          <w:sz w:val="27"/>
          <w:szCs w:val="27"/>
        </w:rPr>
        <w:t> drop-down list, and select </w:t>
      </w:r>
      <w:r w:rsidRPr="00FB3FF5">
        <w:rPr>
          <w:rFonts w:ascii="Times" w:eastAsia="Times New Roman" w:hAnsi="Times" w:cs="Times New Roman"/>
          <w:b/>
          <w:bCs/>
          <w:color w:val="000000"/>
          <w:sz w:val="27"/>
          <w:szCs w:val="27"/>
        </w:rPr>
        <w:t>$ English (United States)</w:t>
      </w:r>
      <w:r w:rsidRPr="00FB3FF5">
        <w:rPr>
          <w:rFonts w:ascii="Times" w:eastAsia="Times New Roman" w:hAnsi="Times" w:cs="Times New Roman"/>
          <w:color w:val="000000"/>
          <w:sz w:val="27"/>
          <w:szCs w:val="27"/>
        </w:rPr>
        <w:t>.</w:t>
      </w:r>
    </w:p>
    <w:p w14:paraId="7687918D" w14:textId="03810BF6" w:rsidR="00FB3FF5" w:rsidRPr="00FB3FF5" w:rsidRDefault="00FB3FF5" w:rsidP="00FB3FF5">
      <w:pPr>
        <w:spacing w:beforeAutospacing="1" w:afterAutospacing="1"/>
        <w:ind w:left="720"/>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fldChar w:fldCharType="begin"/>
      </w:r>
      <w:r w:rsidRPr="00FB3FF5">
        <w:rPr>
          <w:rFonts w:ascii="Times" w:eastAsia="Times New Roman" w:hAnsi="Times" w:cs="Times New Roman"/>
          <w:color w:val="000000"/>
          <w:sz w:val="27"/>
          <w:szCs w:val="27"/>
        </w:rPr>
        <w:instrText xml:space="preserve"> INCLUDEPICTURE "https://cf-courses-data.s3.us.cloud-object-storage.appdomain.cloud/IBMDeveloperSkillsNetwork-DA0130EN-SkillsNetwork/Hands-on%20Labs/Lab%204%20-%20Simple%20use%20of%20functions/images/1.5.png" \* MERGEFORMATINET </w:instrText>
      </w:r>
      <w:r w:rsidRPr="00FB3FF5">
        <w:rPr>
          <w:rFonts w:ascii="Times" w:eastAsia="Times New Roman" w:hAnsi="Times" w:cs="Times New Roman"/>
          <w:color w:val="000000"/>
          <w:sz w:val="27"/>
          <w:szCs w:val="27"/>
        </w:rPr>
        <w:fldChar w:fldCharType="separate"/>
      </w:r>
      <w:r w:rsidRPr="00FB3FF5">
        <w:rPr>
          <w:rFonts w:ascii="Times" w:eastAsia="Times New Roman" w:hAnsi="Times" w:cs="Times New Roman"/>
          <w:noProof/>
          <w:color w:val="000000"/>
          <w:sz w:val="27"/>
          <w:szCs w:val="27"/>
        </w:rPr>
        <w:drawing>
          <wp:inline distT="0" distB="0" distL="0" distR="0" wp14:anchorId="471B067F" wp14:editId="47C59F67">
            <wp:extent cx="5943600" cy="220599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05990"/>
                    </a:xfrm>
                    <a:prstGeom prst="rect">
                      <a:avLst/>
                    </a:prstGeom>
                    <a:noFill/>
                    <a:ln>
                      <a:noFill/>
                    </a:ln>
                  </pic:spPr>
                </pic:pic>
              </a:graphicData>
            </a:graphic>
          </wp:inline>
        </w:drawing>
      </w:r>
      <w:r w:rsidRPr="00FB3FF5">
        <w:rPr>
          <w:rFonts w:ascii="Times" w:eastAsia="Times New Roman" w:hAnsi="Times" w:cs="Times New Roman"/>
          <w:color w:val="000000"/>
          <w:sz w:val="27"/>
          <w:szCs w:val="27"/>
        </w:rPr>
        <w:fldChar w:fldCharType="end"/>
      </w:r>
    </w:p>
    <w:p w14:paraId="49E7D4DE" w14:textId="77777777" w:rsidR="00FB3FF5" w:rsidRPr="00FB3FF5" w:rsidRDefault="00FB3FF5" w:rsidP="00FB3FF5">
      <w:pPr>
        <w:rPr>
          <w:rFonts w:ascii="Times New Roman" w:eastAsia="Times New Roman" w:hAnsi="Times New Roman" w:cs="Times New Roman"/>
        </w:rPr>
      </w:pPr>
      <w:r w:rsidRPr="00FB3FF5">
        <w:rPr>
          <w:rFonts w:ascii="Times" w:eastAsia="Times New Roman" w:hAnsi="Times" w:cs="Times New Roman"/>
          <w:color w:val="000000"/>
          <w:sz w:val="27"/>
          <w:szCs w:val="27"/>
        </w:rPr>
        <w:br/>
      </w:r>
    </w:p>
    <w:p w14:paraId="5DDE3239"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Exercise 2: Basics of Functions</w:t>
      </w:r>
    </w:p>
    <w:p w14:paraId="30398BED"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this exercise, you will have an introduction to functions, including using some common statistical functions, and then you will learn about some more advanced functions that a Data Analyst might also use.</w:t>
      </w:r>
    </w:p>
    <w:p w14:paraId="2AB9C70F" w14:textId="77777777" w:rsidR="00FB3FF5" w:rsidRPr="00FB3FF5" w:rsidRDefault="00FB3FF5" w:rsidP="00FB3FF5">
      <w:pPr>
        <w:numPr>
          <w:ilvl w:val="0"/>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cells </w:t>
      </w:r>
      <w:r w:rsidRPr="00FB3FF5">
        <w:rPr>
          <w:rFonts w:ascii="Times" w:eastAsia="Times New Roman" w:hAnsi="Times" w:cs="Times New Roman"/>
          <w:b/>
          <w:bCs/>
          <w:color w:val="000000"/>
          <w:sz w:val="27"/>
          <w:szCs w:val="27"/>
        </w:rPr>
        <w:t>A16-A20</w:t>
      </w:r>
      <w:r w:rsidRPr="00FB3FF5">
        <w:rPr>
          <w:rFonts w:ascii="Times" w:eastAsia="Times New Roman" w:hAnsi="Times" w:cs="Times New Roman"/>
          <w:color w:val="000000"/>
          <w:sz w:val="27"/>
          <w:szCs w:val="27"/>
        </w:rPr>
        <w:t>, type the following:</w:t>
      </w:r>
    </w:p>
    <w:p w14:paraId="34165AA0" w14:textId="77777777" w:rsidR="00FB3FF5" w:rsidRPr="00FB3FF5" w:rsidRDefault="00FB3FF5" w:rsidP="00FB3FF5">
      <w:pPr>
        <w:numPr>
          <w:ilvl w:val="1"/>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b/>
          <w:bCs/>
          <w:color w:val="000000"/>
          <w:sz w:val="27"/>
          <w:szCs w:val="27"/>
        </w:rPr>
        <w:t>Avg</w:t>
      </w:r>
    </w:p>
    <w:p w14:paraId="589F6D3D" w14:textId="77777777" w:rsidR="00FB3FF5" w:rsidRPr="00FB3FF5" w:rsidRDefault="00FB3FF5" w:rsidP="00FB3FF5">
      <w:pPr>
        <w:numPr>
          <w:ilvl w:val="1"/>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b/>
          <w:bCs/>
          <w:color w:val="000000"/>
          <w:sz w:val="27"/>
          <w:szCs w:val="27"/>
        </w:rPr>
        <w:t>Min</w:t>
      </w:r>
    </w:p>
    <w:p w14:paraId="772E9114" w14:textId="77777777" w:rsidR="00FB3FF5" w:rsidRPr="00FB3FF5" w:rsidRDefault="00FB3FF5" w:rsidP="00FB3FF5">
      <w:pPr>
        <w:numPr>
          <w:ilvl w:val="1"/>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b/>
          <w:bCs/>
          <w:color w:val="000000"/>
          <w:sz w:val="27"/>
          <w:szCs w:val="27"/>
        </w:rPr>
        <w:t>Max</w:t>
      </w:r>
    </w:p>
    <w:p w14:paraId="508096E3" w14:textId="77777777" w:rsidR="00FB3FF5" w:rsidRPr="00FB3FF5" w:rsidRDefault="00FB3FF5" w:rsidP="00FB3FF5">
      <w:pPr>
        <w:numPr>
          <w:ilvl w:val="1"/>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b/>
          <w:bCs/>
          <w:color w:val="000000"/>
          <w:sz w:val="27"/>
          <w:szCs w:val="27"/>
        </w:rPr>
        <w:t>Count</w:t>
      </w:r>
    </w:p>
    <w:p w14:paraId="70296E95" w14:textId="77777777" w:rsidR="00FB3FF5" w:rsidRPr="00FB3FF5" w:rsidRDefault="00FB3FF5" w:rsidP="00FB3FF5">
      <w:pPr>
        <w:numPr>
          <w:ilvl w:val="1"/>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b/>
          <w:bCs/>
          <w:color w:val="000000"/>
          <w:sz w:val="27"/>
          <w:szCs w:val="27"/>
        </w:rPr>
        <w:t>Median</w:t>
      </w:r>
    </w:p>
    <w:p w14:paraId="00844E75" w14:textId="77777777" w:rsidR="00FB3FF5" w:rsidRPr="00FB3FF5" w:rsidRDefault="00FB3FF5" w:rsidP="00FB3FF5">
      <w:pPr>
        <w:numPr>
          <w:ilvl w:val="0"/>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w:t>
      </w:r>
      <w:r w:rsidRPr="00FB3FF5">
        <w:rPr>
          <w:rFonts w:ascii="Times" w:eastAsia="Times New Roman" w:hAnsi="Times" w:cs="Times New Roman"/>
          <w:b/>
          <w:bCs/>
          <w:color w:val="000000"/>
          <w:sz w:val="27"/>
          <w:szCs w:val="27"/>
        </w:rPr>
        <w:t>B16</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w:t>
      </w:r>
      <w:proofErr w:type="gramStart"/>
      <w:r w:rsidRPr="00FB3FF5">
        <w:rPr>
          <w:rFonts w:ascii="Times" w:eastAsia="Times New Roman" w:hAnsi="Times" w:cs="Times New Roman"/>
          <w:b/>
          <w:bCs/>
          <w:color w:val="000000"/>
          <w:sz w:val="27"/>
          <w:szCs w:val="27"/>
        </w:rPr>
        <w:t>AVERAGE(</w:t>
      </w:r>
      <w:r w:rsidRPr="00FB3FF5">
        <w:rPr>
          <w:rFonts w:ascii="Times" w:eastAsia="Times New Roman" w:hAnsi="Times" w:cs="Times New Roman"/>
          <w:color w:val="000000"/>
          <w:sz w:val="27"/>
          <w:szCs w:val="27"/>
        </w:rPr>
        <w:t> then</w:t>
      </w:r>
      <w:proofErr w:type="gramEnd"/>
      <w:r w:rsidRPr="00FB3FF5">
        <w:rPr>
          <w:rFonts w:ascii="Times" w:eastAsia="Times New Roman" w:hAnsi="Times" w:cs="Times New Roman"/>
          <w:color w:val="000000"/>
          <w:sz w:val="27"/>
          <w:szCs w:val="27"/>
        </w:rPr>
        <w:t xml:space="preserve"> select cells </w:t>
      </w:r>
      <w:r w:rsidRPr="00FB3FF5">
        <w:rPr>
          <w:rFonts w:ascii="Times" w:eastAsia="Times New Roman" w:hAnsi="Times" w:cs="Times New Roman"/>
          <w:b/>
          <w:bCs/>
          <w:color w:val="000000"/>
          <w:sz w:val="27"/>
          <w:szCs w:val="27"/>
        </w:rPr>
        <w:t>B2 to B13</w:t>
      </w:r>
      <w:r w:rsidRPr="00FB3FF5">
        <w:rPr>
          <w:rFonts w:ascii="Times" w:eastAsia="Times New Roman" w:hAnsi="Times" w:cs="Times New Roman"/>
          <w:color w:val="000000"/>
          <w:sz w:val="27"/>
          <w:szCs w:val="27"/>
        </w:rPr>
        <w:t> with the mouse,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B16</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G16</w:t>
      </w:r>
      <w:r w:rsidRPr="00FB3FF5">
        <w:rPr>
          <w:rFonts w:ascii="Times" w:eastAsia="Times New Roman" w:hAnsi="Times" w:cs="Times New Roman"/>
          <w:color w:val="000000"/>
          <w:sz w:val="27"/>
          <w:szCs w:val="27"/>
        </w:rPr>
        <w:t> to copy the formula.</w:t>
      </w:r>
    </w:p>
    <w:p w14:paraId="6EC28996" w14:textId="77777777" w:rsidR="00FB3FF5" w:rsidRPr="00FB3FF5" w:rsidRDefault="00FB3FF5" w:rsidP="00FB3FF5">
      <w:pPr>
        <w:numPr>
          <w:ilvl w:val="0"/>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lastRenderedPageBreak/>
        <w:t>In </w:t>
      </w:r>
      <w:r w:rsidRPr="00FB3FF5">
        <w:rPr>
          <w:rFonts w:ascii="Times" w:eastAsia="Times New Roman" w:hAnsi="Times" w:cs="Times New Roman"/>
          <w:b/>
          <w:bCs/>
          <w:color w:val="000000"/>
          <w:sz w:val="27"/>
          <w:szCs w:val="27"/>
        </w:rPr>
        <w:t>B17</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w:t>
      </w:r>
      <w:proofErr w:type="gramStart"/>
      <w:r w:rsidRPr="00FB3FF5">
        <w:rPr>
          <w:rFonts w:ascii="Times" w:eastAsia="Times New Roman" w:hAnsi="Times" w:cs="Times New Roman"/>
          <w:b/>
          <w:bCs/>
          <w:color w:val="000000"/>
          <w:sz w:val="27"/>
          <w:szCs w:val="27"/>
        </w:rPr>
        <w:t>MIN(</w:t>
      </w:r>
      <w:r w:rsidRPr="00FB3FF5">
        <w:rPr>
          <w:rFonts w:ascii="Times" w:eastAsia="Times New Roman" w:hAnsi="Times" w:cs="Times New Roman"/>
          <w:color w:val="000000"/>
          <w:sz w:val="27"/>
          <w:szCs w:val="27"/>
        </w:rPr>
        <w:t> then</w:t>
      </w:r>
      <w:proofErr w:type="gramEnd"/>
      <w:r w:rsidRPr="00FB3FF5">
        <w:rPr>
          <w:rFonts w:ascii="Times" w:eastAsia="Times New Roman" w:hAnsi="Times" w:cs="Times New Roman"/>
          <w:color w:val="000000"/>
          <w:sz w:val="27"/>
          <w:szCs w:val="27"/>
        </w:rPr>
        <w:t xml:space="preserve"> select cells </w:t>
      </w:r>
      <w:r w:rsidRPr="00FB3FF5">
        <w:rPr>
          <w:rFonts w:ascii="Times" w:eastAsia="Times New Roman" w:hAnsi="Times" w:cs="Times New Roman"/>
          <w:b/>
          <w:bCs/>
          <w:color w:val="000000"/>
          <w:sz w:val="27"/>
          <w:szCs w:val="27"/>
        </w:rPr>
        <w:t>B2 to B13</w:t>
      </w:r>
      <w:r w:rsidRPr="00FB3FF5">
        <w:rPr>
          <w:rFonts w:ascii="Times" w:eastAsia="Times New Roman" w:hAnsi="Times" w:cs="Times New Roman"/>
          <w:color w:val="000000"/>
          <w:sz w:val="27"/>
          <w:szCs w:val="27"/>
        </w:rPr>
        <w:t> with the mouse,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B17</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G17</w:t>
      </w:r>
      <w:r w:rsidRPr="00FB3FF5">
        <w:rPr>
          <w:rFonts w:ascii="Times" w:eastAsia="Times New Roman" w:hAnsi="Times" w:cs="Times New Roman"/>
          <w:color w:val="000000"/>
          <w:sz w:val="27"/>
          <w:szCs w:val="27"/>
        </w:rPr>
        <w:t> to copy the formula.</w:t>
      </w:r>
    </w:p>
    <w:p w14:paraId="38252A58" w14:textId="77777777" w:rsidR="00FB3FF5" w:rsidRPr="00FB3FF5" w:rsidRDefault="00FB3FF5" w:rsidP="00FB3FF5">
      <w:pPr>
        <w:numPr>
          <w:ilvl w:val="0"/>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w:t>
      </w:r>
      <w:r w:rsidRPr="00FB3FF5">
        <w:rPr>
          <w:rFonts w:ascii="Times" w:eastAsia="Times New Roman" w:hAnsi="Times" w:cs="Times New Roman"/>
          <w:b/>
          <w:bCs/>
          <w:color w:val="000000"/>
          <w:sz w:val="27"/>
          <w:szCs w:val="27"/>
        </w:rPr>
        <w:t>B18</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w:t>
      </w:r>
      <w:proofErr w:type="gramStart"/>
      <w:r w:rsidRPr="00FB3FF5">
        <w:rPr>
          <w:rFonts w:ascii="Times" w:eastAsia="Times New Roman" w:hAnsi="Times" w:cs="Times New Roman"/>
          <w:b/>
          <w:bCs/>
          <w:color w:val="000000"/>
          <w:sz w:val="27"/>
          <w:szCs w:val="27"/>
        </w:rPr>
        <w:t>MAX(</w:t>
      </w:r>
      <w:r w:rsidRPr="00FB3FF5">
        <w:rPr>
          <w:rFonts w:ascii="Times" w:eastAsia="Times New Roman" w:hAnsi="Times" w:cs="Times New Roman"/>
          <w:color w:val="000000"/>
          <w:sz w:val="27"/>
          <w:szCs w:val="27"/>
        </w:rPr>
        <w:t> then</w:t>
      </w:r>
      <w:proofErr w:type="gramEnd"/>
      <w:r w:rsidRPr="00FB3FF5">
        <w:rPr>
          <w:rFonts w:ascii="Times" w:eastAsia="Times New Roman" w:hAnsi="Times" w:cs="Times New Roman"/>
          <w:color w:val="000000"/>
          <w:sz w:val="27"/>
          <w:szCs w:val="27"/>
        </w:rPr>
        <w:t xml:space="preserve"> select cells </w:t>
      </w:r>
      <w:r w:rsidRPr="00FB3FF5">
        <w:rPr>
          <w:rFonts w:ascii="Times" w:eastAsia="Times New Roman" w:hAnsi="Times" w:cs="Times New Roman"/>
          <w:b/>
          <w:bCs/>
          <w:color w:val="000000"/>
          <w:sz w:val="27"/>
          <w:szCs w:val="27"/>
        </w:rPr>
        <w:t>B2 to B13</w:t>
      </w:r>
      <w:r w:rsidRPr="00FB3FF5">
        <w:rPr>
          <w:rFonts w:ascii="Times" w:eastAsia="Times New Roman" w:hAnsi="Times" w:cs="Times New Roman"/>
          <w:color w:val="000000"/>
          <w:sz w:val="27"/>
          <w:szCs w:val="27"/>
        </w:rPr>
        <w:t> with the mouse,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B18</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G18</w:t>
      </w:r>
      <w:r w:rsidRPr="00FB3FF5">
        <w:rPr>
          <w:rFonts w:ascii="Times" w:eastAsia="Times New Roman" w:hAnsi="Times" w:cs="Times New Roman"/>
          <w:color w:val="000000"/>
          <w:sz w:val="27"/>
          <w:szCs w:val="27"/>
        </w:rPr>
        <w:t> to copy the formula.</w:t>
      </w:r>
    </w:p>
    <w:p w14:paraId="04D631BD" w14:textId="77777777" w:rsidR="00FB3FF5" w:rsidRPr="00FB3FF5" w:rsidRDefault="00FB3FF5" w:rsidP="00FB3FF5">
      <w:pPr>
        <w:numPr>
          <w:ilvl w:val="0"/>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w:t>
      </w:r>
      <w:r w:rsidRPr="00FB3FF5">
        <w:rPr>
          <w:rFonts w:ascii="Times" w:eastAsia="Times New Roman" w:hAnsi="Times" w:cs="Times New Roman"/>
          <w:b/>
          <w:bCs/>
          <w:color w:val="000000"/>
          <w:sz w:val="27"/>
          <w:szCs w:val="27"/>
        </w:rPr>
        <w:t>B19</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w:t>
      </w:r>
      <w:proofErr w:type="gramStart"/>
      <w:r w:rsidRPr="00FB3FF5">
        <w:rPr>
          <w:rFonts w:ascii="Times" w:eastAsia="Times New Roman" w:hAnsi="Times" w:cs="Times New Roman"/>
          <w:b/>
          <w:bCs/>
          <w:color w:val="000000"/>
          <w:sz w:val="27"/>
          <w:szCs w:val="27"/>
        </w:rPr>
        <w:t>COUNT(</w:t>
      </w:r>
      <w:r w:rsidRPr="00FB3FF5">
        <w:rPr>
          <w:rFonts w:ascii="Times" w:eastAsia="Times New Roman" w:hAnsi="Times" w:cs="Times New Roman"/>
          <w:color w:val="000000"/>
          <w:sz w:val="27"/>
          <w:szCs w:val="27"/>
        </w:rPr>
        <w:t> then</w:t>
      </w:r>
      <w:proofErr w:type="gramEnd"/>
      <w:r w:rsidRPr="00FB3FF5">
        <w:rPr>
          <w:rFonts w:ascii="Times" w:eastAsia="Times New Roman" w:hAnsi="Times" w:cs="Times New Roman"/>
          <w:color w:val="000000"/>
          <w:sz w:val="27"/>
          <w:szCs w:val="27"/>
        </w:rPr>
        <w:t xml:space="preserve"> select cells </w:t>
      </w:r>
      <w:r w:rsidRPr="00FB3FF5">
        <w:rPr>
          <w:rFonts w:ascii="Times" w:eastAsia="Times New Roman" w:hAnsi="Times" w:cs="Times New Roman"/>
          <w:b/>
          <w:bCs/>
          <w:color w:val="000000"/>
          <w:sz w:val="27"/>
          <w:szCs w:val="27"/>
        </w:rPr>
        <w:t>B2 to B13</w:t>
      </w:r>
      <w:r w:rsidRPr="00FB3FF5">
        <w:rPr>
          <w:rFonts w:ascii="Times" w:eastAsia="Times New Roman" w:hAnsi="Times" w:cs="Times New Roman"/>
          <w:color w:val="000000"/>
          <w:sz w:val="27"/>
          <w:szCs w:val="27"/>
        </w:rPr>
        <w:t> with the mouse,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B19</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G19</w:t>
      </w:r>
      <w:r w:rsidRPr="00FB3FF5">
        <w:rPr>
          <w:rFonts w:ascii="Times" w:eastAsia="Times New Roman" w:hAnsi="Times" w:cs="Times New Roman"/>
          <w:color w:val="000000"/>
          <w:sz w:val="27"/>
          <w:szCs w:val="27"/>
        </w:rPr>
        <w:t> to copy the formula. Select row </w:t>
      </w:r>
      <w:r w:rsidRPr="00FB3FF5">
        <w:rPr>
          <w:rFonts w:ascii="Times" w:eastAsia="Times New Roman" w:hAnsi="Times" w:cs="Times New Roman"/>
          <w:b/>
          <w:bCs/>
          <w:color w:val="000000"/>
          <w:sz w:val="27"/>
          <w:szCs w:val="27"/>
        </w:rPr>
        <w:t>19</w:t>
      </w:r>
      <w:r w:rsidRPr="00FB3FF5">
        <w:rPr>
          <w:rFonts w:ascii="Times" w:eastAsia="Times New Roman" w:hAnsi="Times" w:cs="Times New Roman"/>
          <w:color w:val="000000"/>
          <w:sz w:val="27"/>
          <w:szCs w:val="27"/>
        </w:rPr>
        <w:t>. On the </w:t>
      </w:r>
      <w:r w:rsidRPr="00FB3FF5">
        <w:rPr>
          <w:rFonts w:ascii="Times" w:eastAsia="Times New Roman" w:hAnsi="Times" w:cs="Times New Roman"/>
          <w:b/>
          <w:bCs/>
          <w:color w:val="000000"/>
          <w:sz w:val="27"/>
          <w:szCs w:val="27"/>
        </w:rPr>
        <w:t>Home</w:t>
      </w:r>
      <w:r w:rsidRPr="00FB3FF5">
        <w:rPr>
          <w:rFonts w:ascii="Times" w:eastAsia="Times New Roman" w:hAnsi="Times" w:cs="Times New Roman"/>
          <w:color w:val="000000"/>
          <w:sz w:val="27"/>
          <w:szCs w:val="27"/>
        </w:rPr>
        <w:t> tab, click the </w:t>
      </w:r>
      <w:r w:rsidRPr="00FB3FF5">
        <w:rPr>
          <w:rFonts w:ascii="Times" w:eastAsia="Times New Roman" w:hAnsi="Times" w:cs="Times New Roman"/>
          <w:b/>
          <w:bCs/>
          <w:color w:val="000000"/>
          <w:sz w:val="27"/>
          <w:szCs w:val="27"/>
        </w:rPr>
        <w:t>Number Format</w:t>
      </w:r>
      <w:r w:rsidRPr="00FB3FF5">
        <w:rPr>
          <w:rFonts w:ascii="Times" w:eastAsia="Times New Roman" w:hAnsi="Times" w:cs="Times New Roman"/>
          <w:color w:val="000000"/>
          <w:sz w:val="27"/>
          <w:szCs w:val="27"/>
        </w:rPr>
        <w:t> drop-down list, and select </w:t>
      </w:r>
      <w:r w:rsidRPr="00FB3FF5">
        <w:rPr>
          <w:rFonts w:ascii="Times" w:eastAsia="Times New Roman" w:hAnsi="Times" w:cs="Times New Roman"/>
          <w:b/>
          <w:bCs/>
          <w:color w:val="000000"/>
          <w:sz w:val="27"/>
          <w:szCs w:val="27"/>
        </w:rPr>
        <w:t>Number</w:t>
      </w:r>
      <w:r w:rsidRPr="00FB3FF5">
        <w:rPr>
          <w:rFonts w:ascii="Times" w:eastAsia="Times New Roman" w:hAnsi="Times" w:cs="Times New Roman"/>
          <w:color w:val="000000"/>
          <w:sz w:val="27"/>
          <w:szCs w:val="27"/>
        </w:rPr>
        <w:t>.</w:t>
      </w:r>
    </w:p>
    <w:p w14:paraId="283EC2E1" w14:textId="77777777" w:rsidR="00FB3FF5" w:rsidRPr="00FB3FF5" w:rsidRDefault="00FB3FF5" w:rsidP="00FB3FF5">
      <w:pPr>
        <w:numPr>
          <w:ilvl w:val="0"/>
          <w:numId w:val="5"/>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w:t>
      </w:r>
      <w:r w:rsidRPr="00FB3FF5">
        <w:rPr>
          <w:rFonts w:ascii="Times" w:eastAsia="Times New Roman" w:hAnsi="Times" w:cs="Times New Roman"/>
          <w:b/>
          <w:bCs/>
          <w:color w:val="000000"/>
          <w:sz w:val="27"/>
          <w:szCs w:val="27"/>
        </w:rPr>
        <w:t>B20</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w:t>
      </w:r>
      <w:proofErr w:type="gramStart"/>
      <w:r w:rsidRPr="00FB3FF5">
        <w:rPr>
          <w:rFonts w:ascii="Times" w:eastAsia="Times New Roman" w:hAnsi="Times" w:cs="Times New Roman"/>
          <w:b/>
          <w:bCs/>
          <w:color w:val="000000"/>
          <w:sz w:val="27"/>
          <w:szCs w:val="27"/>
        </w:rPr>
        <w:t>MEDIAN(</w:t>
      </w:r>
      <w:r w:rsidRPr="00FB3FF5">
        <w:rPr>
          <w:rFonts w:ascii="Times" w:eastAsia="Times New Roman" w:hAnsi="Times" w:cs="Times New Roman"/>
          <w:color w:val="000000"/>
          <w:sz w:val="27"/>
          <w:szCs w:val="27"/>
        </w:rPr>
        <w:t> then</w:t>
      </w:r>
      <w:proofErr w:type="gramEnd"/>
      <w:r w:rsidRPr="00FB3FF5">
        <w:rPr>
          <w:rFonts w:ascii="Times" w:eastAsia="Times New Roman" w:hAnsi="Times" w:cs="Times New Roman"/>
          <w:color w:val="000000"/>
          <w:sz w:val="27"/>
          <w:szCs w:val="27"/>
        </w:rPr>
        <w:t xml:space="preserve"> select cells </w:t>
      </w:r>
      <w:r w:rsidRPr="00FB3FF5">
        <w:rPr>
          <w:rFonts w:ascii="Times" w:eastAsia="Times New Roman" w:hAnsi="Times" w:cs="Times New Roman"/>
          <w:b/>
          <w:bCs/>
          <w:color w:val="000000"/>
          <w:sz w:val="27"/>
          <w:szCs w:val="27"/>
        </w:rPr>
        <w:t>B2 to B13</w:t>
      </w:r>
      <w:r w:rsidRPr="00FB3FF5">
        <w:rPr>
          <w:rFonts w:ascii="Times" w:eastAsia="Times New Roman" w:hAnsi="Times" w:cs="Times New Roman"/>
          <w:color w:val="000000"/>
          <w:sz w:val="27"/>
          <w:szCs w:val="27"/>
        </w:rPr>
        <w:t> with the mouse,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B20</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G20</w:t>
      </w:r>
      <w:r w:rsidRPr="00FB3FF5">
        <w:rPr>
          <w:rFonts w:ascii="Times" w:eastAsia="Times New Roman" w:hAnsi="Times" w:cs="Times New Roman"/>
          <w:color w:val="000000"/>
          <w:sz w:val="27"/>
          <w:szCs w:val="27"/>
        </w:rPr>
        <w:t> to copy the formula.</w:t>
      </w:r>
    </w:p>
    <w:p w14:paraId="0AC6F374" w14:textId="57B090FF" w:rsidR="00FB3FF5" w:rsidRPr="00FB3FF5" w:rsidRDefault="00FB3FF5" w:rsidP="00FB3FF5">
      <w:pPr>
        <w:spacing w:beforeAutospacing="1" w:afterAutospacing="1"/>
        <w:ind w:left="720"/>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fldChar w:fldCharType="begin"/>
      </w:r>
      <w:r w:rsidRPr="00FB3FF5">
        <w:rPr>
          <w:rFonts w:ascii="Times" w:eastAsia="Times New Roman" w:hAnsi="Times" w:cs="Times New Roman"/>
          <w:color w:val="000000"/>
          <w:sz w:val="27"/>
          <w:szCs w:val="27"/>
        </w:rPr>
        <w:instrText xml:space="preserve"> INCLUDEPICTURE "https://cf-courses-data.s3.us.cloud-object-storage.appdomain.cloud/IBMDeveloperSkillsNetwork-DA0130EN-SkillsNetwork/Hands-on%20Labs/Lab%204%20-%20Simple%20use%20of%20functions/images/2.6.png" \* MERGEFORMATINET </w:instrText>
      </w:r>
      <w:r w:rsidRPr="00FB3FF5">
        <w:rPr>
          <w:rFonts w:ascii="Times" w:eastAsia="Times New Roman" w:hAnsi="Times" w:cs="Times New Roman"/>
          <w:color w:val="000000"/>
          <w:sz w:val="27"/>
          <w:szCs w:val="27"/>
        </w:rPr>
        <w:fldChar w:fldCharType="separate"/>
      </w:r>
      <w:r w:rsidRPr="00FB3FF5">
        <w:rPr>
          <w:rFonts w:ascii="Times" w:eastAsia="Times New Roman" w:hAnsi="Times" w:cs="Times New Roman"/>
          <w:noProof/>
          <w:color w:val="000000"/>
          <w:sz w:val="27"/>
          <w:szCs w:val="27"/>
        </w:rPr>
        <w:drawing>
          <wp:inline distT="0" distB="0" distL="0" distR="0" wp14:anchorId="72D522DB" wp14:editId="3EF4FD92">
            <wp:extent cx="5943600" cy="938530"/>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938530"/>
                    </a:xfrm>
                    <a:prstGeom prst="rect">
                      <a:avLst/>
                    </a:prstGeom>
                    <a:noFill/>
                    <a:ln>
                      <a:noFill/>
                    </a:ln>
                  </pic:spPr>
                </pic:pic>
              </a:graphicData>
            </a:graphic>
          </wp:inline>
        </w:drawing>
      </w:r>
      <w:r w:rsidRPr="00FB3FF5">
        <w:rPr>
          <w:rFonts w:ascii="Times" w:eastAsia="Times New Roman" w:hAnsi="Times" w:cs="Times New Roman"/>
          <w:color w:val="000000"/>
          <w:sz w:val="27"/>
          <w:szCs w:val="27"/>
        </w:rPr>
        <w:fldChar w:fldCharType="end"/>
      </w:r>
    </w:p>
    <w:p w14:paraId="0D766815" w14:textId="77777777" w:rsidR="00FB3FF5" w:rsidRPr="00FB3FF5" w:rsidRDefault="00FB3FF5" w:rsidP="00FB3FF5">
      <w:pPr>
        <w:rPr>
          <w:rFonts w:ascii="Times New Roman" w:eastAsia="Times New Roman" w:hAnsi="Times New Roman" w:cs="Times New Roman"/>
        </w:rPr>
      </w:pPr>
      <w:r w:rsidRPr="00FB3FF5">
        <w:rPr>
          <w:rFonts w:ascii="Times" w:eastAsia="Times New Roman" w:hAnsi="Times" w:cs="Times New Roman"/>
          <w:color w:val="000000"/>
          <w:sz w:val="27"/>
          <w:szCs w:val="27"/>
        </w:rPr>
        <w:br/>
      </w:r>
    </w:p>
    <w:p w14:paraId="1283B749" w14:textId="77777777" w:rsidR="00FB3FF5" w:rsidRPr="00FB3FF5" w:rsidRDefault="00FB3FF5" w:rsidP="00FB3FF5">
      <w:pPr>
        <w:numPr>
          <w:ilvl w:val="0"/>
          <w:numId w:val="6"/>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Explore some more commonly used functions of a data analyst by clicking the arrow under </w:t>
      </w:r>
      <w:r w:rsidRPr="00FB3FF5">
        <w:rPr>
          <w:rFonts w:ascii="Times" w:eastAsia="Times New Roman" w:hAnsi="Times" w:cs="Times New Roman"/>
          <w:b/>
          <w:bCs/>
          <w:color w:val="000000"/>
          <w:sz w:val="27"/>
          <w:szCs w:val="27"/>
        </w:rPr>
        <w:t>AutoSum</w:t>
      </w:r>
      <w:r w:rsidRPr="00FB3FF5">
        <w:rPr>
          <w:rFonts w:ascii="Times" w:eastAsia="Times New Roman" w:hAnsi="Times" w:cs="Times New Roman"/>
          <w:color w:val="000000"/>
          <w:sz w:val="27"/>
          <w:szCs w:val="27"/>
        </w:rPr>
        <w:t>, then select </w:t>
      </w:r>
      <w:r w:rsidRPr="00FB3FF5">
        <w:rPr>
          <w:rFonts w:ascii="Times" w:eastAsia="Times New Roman" w:hAnsi="Times" w:cs="Times New Roman"/>
          <w:b/>
          <w:bCs/>
          <w:color w:val="000000"/>
          <w:sz w:val="27"/>
          <w:szCs w:val="27"/>
        </w:rPr>
        <w:t>More Functions</w:t>
      </w:r>
      <w:r w:rsidRPr="00FB3FF5">
        <w:rPr>
          <w:rFonts w:ascii="Times" w:eastAsia="Times New Roman" w:hAnsi="Times" w:cs="Times New Roman"/>
          <w:color w:val="000000"/>
          <w:sz w:val="27"/>
          <w:szCs w:val="27"/>
        </w:rPr>
        <w:t> and look at some of the functions in various categories to see what actions they perform:</w:t>
      </w:r>
    </w:p>
    <w:p w14:paraId="621B3433" w14:textId="77777777" w:rsidR="00FB3FF5" w:rsidRPr="00FB3FF5" w:rsidRDefault="00FB3FF5" w:rsidP="00FB3FF5">
      <w:pPr>
        <w:numPr>
          <w:ilvl w:val="1"/>
          <w:numId w:val="6"/>
        </w:numPr>
        <w:spacing w:before="100" w:beforeAutospacing="1" w:after="100" w:afterAutospacing="1"/>
        <w:rPr>
          <w:rFonts w:ascii="Times" w:eastAsia="Times New Roman" w:hAnsi="Times" w:cs="Times New Roman"/>
          <w:color w:val="000000"/>
          <w:sz w:val="27"/>
          <w:szCs w:val="27"/>
        </w:rPr>
      </w:pPr>
      <w:proofErr w:type="gramStart"/>
      <w:ins w:id="1" w:author="Unknown">
        <w:r w:rsidRPr="00FB3FF5">
          <w:rPr>
            <w:rFonts w:ascii="Times" w:eastAsia="Times New Roman" w:hAnsi="Times" w:cs="Times New Roman"/>
            <w:color w:val="000000"/>
            <w:sz w:val="27"/>
            <w:szCs w:val="27"/>
          </w:rPr>
          <w:t>Financial :</w:t>
        </w:r>
      </w:ins>
      <w:proofErr w:type="gramEnd"/>
      <w:r w:rsidRPr="00FB3FF5">
        <w:rPr>
          <w:rFonts w:ascii="Times" w:eastAsia="Times New Roman" w:hAnsi="Times" w:cs="Times New Roman"/>
          <w:color w:val="000000"/>
          <w:sz w:val="27"/>
          <w:szCs w:val="27"/>
        </w:rPr>
        <w:t> </w:t>
      </w:r>
      <w:r w:rsidRPr="00FB3FF5">
        <w:rPr>
          <w:rFonts w:ascii="Times" w:eastAsia="Times New Roman" w:hAnsi="Times" w:cs="Times New Roman"/>
          <w:b/>
          <w:bCs/>
          <w:color w:val="000000"/>
          <w:sz w:val="27"/>
          <w:szCs w:val="27"/>
        </w:rPr>
        <w:t>ACCRINT, INTRATE</w:t>
      </w:r>
    </w:p>
    <w:p w14:paraId="48AE69B6" w14:textId="77777777" w:rsidR="00FB3FF5" w:rsidRPr="00FB3FF5" w:rsidRDefault="00FB3FF5" w:rsidP="00FB3FF5">
      <w:pPr>
        <w:numPr>
          <w:ilvl w:val="1"/>
          <w:numId w:val="6"/>
        </w:numPr>
        <w:spacing w:before="100" w:beforeAutospacing="1" w:after="100" w:afterAutospacing="1"/>
        <w:rPr>
          <w:rFonts w:ascii="Times" w:eastAsia="Times New Roman" w:hAnsi="Times" w:cs="Times New Roman"/>
          <w:color w:val="000000"/>
          <w:sz w:val="27"/>
          <w:szCs w:val="27"/>
        </w:rPr>
      </w:pPr>
      <w:proofErr w:type="gramStart"/>
      <w:ins w:id="2" w:author="Unknown">
        <w:r w:rsidRPr="00FB3FF5">
          <w:rPr>
            <w:rFonts w:ascii="Times" w:eastAsia="Times New Roman" w:hAnsi="Times" w:cs="Times New Roman"/>
            <w:color w:val="000000"/>
            <w:sz w:val="27"/>
            <w:szCs w:val="27"/>
          </w:rPr>
          <w:t>Logical :</w:t>
        </w:r>
      </w:ins>
      <w:proofErr w:type="gramEnd"/>
      <w:r w:rsidRPr="00FB3FF5">
        <w:rPr>
          <w:rFonts w:ascii="Times" w:eastAsia="Times New Roman" w:hAnsi="Times" w:cs="Times New Roman"/>
          <w:color w:val="000000"/>
          <w:sz w:val="27"/>
          <w:szCs w:val="27"/>
        </w:rPr>
        <w:t> </w:t>
      </w:r>
      <w:r w:rsidRPr="00FB3FF5">
        <w:rPr>
          <w:rFonts w:ascii="Times" w:eastAsia="Times New Roman" w:hAnsi="Times" w:cs="Times New Roman"/>
          <w:b/>
          <w:bCs/>
          <w:color w:val="000000"/>
          <w:sz w:val="27"/>
          <w:szCs w:val="27"/>
        </w:rPr>
        <w:t>AND, IF, OR, NOT</w:t>
      </w:r>
    </w:p>
    <w:p w14:paraId="661A3525" w14:textId="77777777" w:rsidR="00FB3FF5" w:rsidRPr="00FB3FF5" w:rsidRDefault="00FB3FF5" w:rsidP="00FB3FF5">
      <w:pPr>
        <w:numPr>
          <w:ilvl w:val="1"/>
          <w:numId w:val="6"/>
        </w:numPr>
        <w:spacing w:before="100" w:beforeAutospacing="1" w:after="100" w:afterAutospacing="1"/>
        <w:rPr>
          <w:rFonts w:ascii="Times" w:eastAsia="Times New Roman" w:hAnsi="Times" w:cs="Times New Roman"/>
          <w:color w:val="000000"/>
          <w:sz w:val="27"/>
          <w:szCs w:val="27"/>
        </w:rPr>
      </w:pPr>
      <w:proofErr w:type="gramStart"/>
      <w:ins w:id="3" w:author="Unknown">
        <w:r w:rsidRPr="00FB3FF5">
          <w:rPr>
            <w:rFonts w:ascii="Times" w:eastAsia="Times New Roman" w:hAnsi="Times" w:cs="Times New Roman"/>
            <w:color w:val="000000"/>
            <w:sz w:val="27"/>
            <w:szCs w:val="27"/>
          </w:rPr>
          <w:t>Text :</w:t>
        </w:r>
      </w:ins>
      <w:proofErr w:type="gramEnd"/>
      <w:r w:rsidRPr="00FB3FF5">
        <w:rPr>
          <w:rFonts w:ascii="Times" w:eastAsia="Times New Roman" w:hAnsi="Times" w:cs="Times New Roman"/>
          <w:color w:val="000000"/>
          <w:sz w:val="27"/>
          <w:szCs w:val="27"/>
        </w:rPr>
        <w:t> </w:t>
      </w:r>
      <w:r w:rsidRPr="00FB3FF5">
        <w:rPr>
          <w:rFonts w:ascii="Times" w:eastAsia="Times New Roman" w:hAnsi="Times" w:cs="Times New Roman"/>
          <w:b/>
          <w:bCs/>
          <w:color w:val="000000"/>
          <w:sz w:val="27"/>
          <w:szCs w:val="27"/>
        </w:rPr>
        <w:t>CONCAT, FIND, SEARCH</w:t>
      </w:r>
    </w:p>
    <w:p w14:paraId="1675B7F7" w14:textId="77777777" w:rsidR="00FB3FF5" w:rsidRPr="00FB3FF5" w:rsidRDefault="00FB3FF5" w:rsidP="00FB3FF5">
      <w:pPr>
        <w:numPr>
          <w:ilvl w:val="1"/>
          <w:numId w:val="6"/>
        </w:numPr>
        <w:spacing w:before="100" w:beforeAutospacing="1" w:after="100" w:afterAutospacing="1"/>
        <w:rPr>
          <w:rFonts w:ascii="Times" w:eastAsia="Times New Roman" w:hAnsi="Times" w:cs="Times New Roman"/>
          <w:color w:val="000000"/>
          <w:sz w:val="27"/>
          <w:szCs w:val="27"/>
        </w:rPr>
      </w:pPr>
      <w:ins w:id="4" w:author="Unknown">
        <w:r w:rsidRPr="00FB3FF5">
          <w:rPr>
            <w:rFonts w:ascii="Times" w:eastAsia="Times New Roman" w:hAnsi="Times" w:cs="Times New Roman"/>
            <w:color w:val="000000"/>
            <w:sz w:val="27"/>
            <w:szCs w:val="27"/>
          </w:rPr>
          <w:t xml:space="preserve">Date &amp; </w:t>
        </w:r>
        <w:proofErr w:type="gramStart"/>
        <w:r w:rsidRPr="00FB3FF5">
          <w:rPr>
            <w:rFonts w:ascii="Times" w:eastAsia="Times New Roman" w:hAnsi="Times" w:cs="Times New Roman"/>
            <w:color w:val="000000"/>
            <w:sz w:val="27"/>
            <w:szCs w:val="27"/>
          </w:rPr>
          <w:t>Time :</w:t>
        </w:r>
      </w:ins>
      <w:proofErr w:type="gramEnd"/>
      <w:r w:rsidRPr="00FB3FF5">
        <w:rPr>
          <w:rFonts w:ascii="Times" w:eastAsia="Times New Roman" w:hAnsi="Times" w:cs="Times New Roman"/>
          <w:color w:val="000000"/>
          <w:sz w:val="27"/>
          <w:szCs w:val="27"/>
        </w:rPr>
        <w:t> </w:t>
      </w:r>
      <w:r w:rsidRPr="00FB3FF5">
        <w:rPr>
          <w:rFonts w:ascii="Times" w:eastAsia="Times New Roman" w:hAnsi="Times" w:cs="Times New Roman"/>
          <w:b/>
          <w:bCs/>
          <w:color w:val="000000"/>
          <w:sz w:val="27"/>
          <w:szCs w:val="27"/>
        </w:rPr>
        <w:t>NETWORKDAYS, WEEKDAY</w:t>
      </w:r>
    </w:p>
    <w:p w14:paraId="3D1F4B4F" w14:textId="77777777" w:rsidR="00FB3FF5" w:rsidRPr="00FB3FF5" w:rsidRDefault="00FB3FF5" w:rsidP="00FB3FF5">
      <w:pPr>
        <w:numPr>
          <w:ilvl w:val="1"/>
          <w:numId w:val="6"/>
        </w:numPr>
        <w:spacing w:before="100" w:beforeAutospacing="1" w:after="100" w:afterAutospacing="1"/>
        <w:rPr>
          <w:rFonts w:ascii="Times" w:eastAsia="Times New Roman" w:hAnsi="Times" w:cs="Times New Roman"/>
          <w:color w:val="000000"/>
          <w:sz w:val="27"/>
          <w:szCs w:val="27"/>
        </w:rPr>
      </w:pPr>
      <w:ins w:id="5" w:author="Unknown">
        <w:r w:rsidRPr="00FB3FF5">
          <w:rPr>
            <w:rFonts w:ascii="Times" w:eastAsia="Times New Roman" w:hAnsi="Times" w:cs="Times New Roman"/>
            <w:color w:val="000000"/>
            <w:sz w:val="27"/>
            <w:szCs w:val="27"/>
          </w:rPr>
          <w:t xml:space="preserve">Lookup &amp; </w:t>
        </w:r>
        <w:proofErr w:type="gramStart"/>
        <w:r w:rsidRPr="00FB3FF5">
          <w:rPr>
            <w:rFonts w:ascii="Times" w:eastAsia="Times New Roman" w:hAnsi="Times" w:cs="Times New Roman"/>
            <w:color w:val="000000"/>
            <w:sz w:val="27"/>
            <w:szCs w:val="27"/>
          </w:rPr>
          <w:t>Reference :</w:t>
        </w:r>
      </w:ins>
      <w:proofErr w:type="gramEnd"/>
      <w:r w:rsidRPr="00FB3FF5">
        <w:rPr>
          <w:rFonts w:ascii="Times" w:eastAsia="Times New Roman" w:hAnsi="Times" w:cs="Times New Roman"/>
          <w:color w:val="000000"/>
          <w:sz w:val="27"/>
          <w:szCs w:val="27"/>
        </w:rPr>
        <w:t> </w:t>
      </w:r>
      <w:r w:rsidRPr="00FB3FF5">
        <w:rPr>
          <w:rFonts w:ascii="Times" w:eastAsia="Times New Roman" w:hAnsi="Times" w:cs="Times New Roman"/>
          <w:b/>
          <w:bCs/>
          <w:color w:val="000000"/>
          <w:sz w:val="27"/>
          <w:szCs w:val="27"/>
        </w:rPr>
        <w:t>AREAS, SORTBY, VLOOKUP, HLOOKUP</w:t>
      </w:r>
    </w:p>
    <w:p w14:paraId="7498E199" w14:textId="77777777" w:rsidR="00FB3FF5" w:rsidRPr="00FB3FF5" w:rsidRDefault="00FB3FF5" w:rsidP="00FB3FF5">
      <w:pPr>
        <w:numPr>
          <w:ilvl w:val="1"/>
          <w:numId w:val="6"/>
        </w:numPr>
        <w:spacing w:before="100" w:beforeAutospacing="1" w:after="100" w:afterAutospacing="1"/>
        <w:rPr>
          <w:rFonts w:ascii="Times" w:eastAsia="Times New Roman" w:hAnsi="Times" w:cs="Times New Roman"/>
          <w:color w:val="000000"/>
          <w:sz w:val="27"/>
          <w:szCs w:val="27"/>
        </w:rPr>
      </w:pPr>
      <w:ins w:id="6" w:author="Unknown">
        <w:r w:rsidRPr="00FB3FF5">
          <w:rPr>
            <w:rFonts w:ascii="Times" w:eastAsia="Times New Roman" w:hAnsi="Times" w:cs="Times New Roman"/>
            <w:color w:val="000000"/>
            <w:sz w:val="27"/>
            <w:szCs w:val="27"/>
          </w:rPr>
          <w:t xml:space="preserve">Math &amp; </w:t>
        </w:r>
        <w:proofErr w:type="gramStart"/>
        <w:r w:rsidRPr="00FB3FF5">
          <w:rPr>
            <w:rFonts w:ascii="Times" w:eastAsia="Times New Roman" w:hAnsi="Times" w:cs="Times New Roman"/>
            <w:color w:val="000000"/>
            <w:sz w:val="27"/>
            <w:szCs w:val="27"/>
          </w:rPr>
          <w:t>Trig :</w:t>
        </w:r>
      </w:ins>
      <w:proofErr w:type="gramEnd"/>
      <w:r w:rsidRPr="00FB3FF5">
        <w:rPr>
          <w:rFonts w:ascii="Times" w:eastAsia="Times New Roman" w:hAnsi="Times" w:cs="Times New Roman"/>
          <w:color w:val="000000"/>
          <w:sz w:val="27"/>
          <w:szCs w:val="27"/>
        </w:rPr>
        <w:t> </w:t>
      </w:r>
      <w:r w:rsidRPr="00FB3FF5">
        <w:rPr>
          <w:rFonts w:ascii="Times" w:eastAsia="Times New Roman" w:hAnsi="Times" w:cs="Times New Roman"/>
          <w:b/>
          <w:bCs/>
          <w:color w:val="000000"/>
          <w:sz w:val="27"/>
          <w:szCs w:val="27"/>
        </w:rPr>
        <w:t>POWER, SUMIF, SUMPRODUCT</w:t>
      </w:r>
    </w:p>
    <w:p w14:paraId="2813AADC" w14:textId="77777777" w:rsidR="00FB3FF5" w:rsidRPr="00FB3FF5" w:rsidRDefault="00FB3FF5" w:rsidP="00FB3FF5">
      <w:pPr>
        <w:numPr>
          <w:ilvl w:val="1"/>
          <w:numId w:val="6"/>
        </w:numPr>
        <w:spacing w:before="100" w:beforeAutospacing="1" w:after="100" w:afterAutospacing="1"/>
        <w:rPr>
          <w:rFonts w:ascii="Times" w:eastAsia="Times New Roman" w:hAnsi="Times" w:cs="Times New Roman"/>
          <w:color w:val="000000"/>
          <w:sz w:val="27"/>
          <w:szCs w:val="27"/>
        </w:rPr>
      </w:pPr>
      <w:proofErr w:type="gramStart"/>
      <w:ins w:id="7" w:author="Unknown">
        <w:r w:rsidRPr="00FB3FF5">
          <w:rPr>
            <w:rFonts w:ascii="Times" w:eastAsia="Times New Roman" w:hAnsi="Times" w:cs="Times New Roman"/>
            <w:color w:val="000000"/>
            <w:sz w:val="27"/>
            <w:szCs w:val="27"/>
          </w:rPr>
          <w:t>Statistical :</w:t>
        </w:r>
      </w:ins>
      <w:proofErr w:type="gramEnd"/>
      <w:r w:rsidRPr="00FB3FF5">
        <w:rPr>
          <w:rFonts w:ascii="Times" w:eastAsia="Times New Roman" w:hAnsi="Times" w:cs="Times New Roman"/>
          <w:color w:val="000000"/>
          <w:sz w:val="27"/>
          <w:szCs w:val="27"/>
        </w:rPr>
        <w:t> </w:t>
      </w:r>
      <w:r w:rsidRPr="00FB3FF5">
        <w:rPr>
          <w:rFonts w:ascii="Times" w:eastAsia="Times New Roman" w:hAnsi="Times" w:cs="Times New Roman"/>
          <w:b/>
          <w:bCs/>
          <w:color w:val="000000"/>
          <w:sz w:val="27"/>
          <w:szCs w:val="27"/>
        </w:rPr>
        <w:t>AVERAGE, COUNTIF, MAX, MEDIAN, MIN</w:t>
      </w:r>
    </w:p>
    <w:p w14:paraId="158E9291"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Exercise 3: Referencing Data in Formulas (relative vs absolute) &amp; Formula Errors</w:t>
      </w:r>
    </w:p>
    <w:p w14:paraId="19997395" w14:textId="77777777" w:rsidR="00FB3FF5" w:rsidRPr="00FB3FF5" w:rsidRDefault="00FB3FF5" w:rsidP="00FB3FF5">
      <w:p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this exercise, you will learn how to reference data in formulas; specifically differentiating between relative and absolute references, and you will also learn about error handling in formulas.</w:t>
      </w:r>
    </w:p>
    <w:p w14:paraId="2EF3E9BB" w14:textId="77777777" w:rsidR="00FB3FF5" w:rsidRPr="00FB3FF5" w:rsidRDefault="00FB3FF5" w:rsidP="00FB3FF5">
      <w:pPr>
        <w:numPr>
          <w:ilvl w:val="0"/>
          <w:numId w:val="7"/>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lastRenderedPageBreak/>
        <w:t>In cells </w:t>
      </w:r>
      <w:r w:rsidRPr="00FB3FF5">
        <w:rPr>
          <w:rFonts w:ascii="Times" w:eastAsia="Times New Roman" w:hAnsi="Times" w:cs="Times New Roman"/>
          <w:b/>
          <w:bCs/>
          <w:color w:val="000000"/>
          <w:sz w:val="27"/>
          <w:szCs w:val="27"/>
        </w:rPr>
        <w:t>A31-A40</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1-10</w:t>
      </w:r>
      <w:r w:rsidRPr="00FB3FF5">
        <w:rPr>
          <w:rFonts w:ascii="Times" w:eastAsia="Times New Roman" w:hAnsi="Times" w:cs="Times New Roman"/>
          <w:color w:val="000000"/>
          <w:sz w:val="27"/>
          <w:szCs w:val="27"/>
        </w:rPr>
        <w:t>. Select row </w:t>
      </w:r>
      <w:r w:rsidRPr="00FB3FF5">
        <w:rPr>
          <w:rFonts w:ascii="Times" w:eastAsia="Times New Roman" w:hAnsi="Times" w:cs="Times New Roman"/>
          <w:b/>
          <w:bCs/>
          <w:color w:val="000000"/>
          <w:sz w:val="27"/>
          <w:szCs w:val="27"/>
        </w:rPr>
        <w:t>31 to 40</w:t>
      </w:r>
      <w:r w:rsidRPr="00FB3FF5">
        <w:rPr>
          <w:rFonts w:ascii="Times" w:eastAsia="Times New Roman" w:hAnsi="Times" w:cs="Times New Roman"/>
          <w:color w:val="000000"/>
          <w:sz w:val="27"/>
          <w:szCs w:val="27"/>
        </w:rPr>
        <w:t>. On the </w:t>
      </w:r>
      <w:r w:rsidRPr="00FB3FF5">
        <w:rPr>
          <w:rFonts w:ascii="Times" w:eastAsia="Times New Roman" w:hAnsi="Times" w:cs="Times New Roman"/>
          <w:b/>
          <w:bCs/>
          <w:color w:val="000000"/>
          <w:sz w:val="27"/>
          <w:szCs w:val="27"/>
        </w:rPr>
        <w:t>Home</w:t>
      </w:r>
      <w:r w:rsidRPr="00FB3FF5">
        <w:rPr>
          <w:rFonts w:ascii="Times" w:eastAsia="Times New Roman" w:hAnsi="Times" w:cs="Times New Roman"/>
          <w:color w:val="000000"/>
          <w:sz w:val="27"/>
          <w:szCs w:val="27"/>
        </w:rPr>
        <w:t> tab, click the </w:t>
      </w:r>
      <w:r w:rsidRPr="00FB3FF5">
        <w:rPr>
          <w:rFonts w:ascii="Times" w:eastAsia="Times New Roman" w:hAnsi="Times" w:cs="Times New Roman"/>
          <w:b/>
          <w:bCs/>
          <w:color w:val="000000"/>
          <w:sz w:val="27"/>
          <w:szCs w:val="27"/>
        </w:rPr>
        <w:t>Number Format</w:t>
      </w:r>
      <w:r w:rsidRPr="00FB3FF5">
        <w:rPr>
          <w:rFonts w:ascii="Times" w:eastAsia="Times New Roman" w:hAnsi="Times" w:cs="Times New Roman"/>
          <w:color w:val="000000"/>
          <w:sz w:val="27"/>
          <w:szCs w:val="27"/>
        </w:rPr>
        <w:t> drop-down list, and select </w:t>
      </w:r>
      <w:r w:rsidRPr="00FB3FF5">
        <w:rPr>
          <w:rFonts w:ascii="Times" w:eastAsia="Times New Roman" w:hAnsi="Times" w:cs="Times New Roman"/>
          <w:b/>
          <w:bCs/>
          <w:color w:val="000000"/>
          <w:sz w:val="27"/>
          <w:szCs w:val="27"/>
        </w:rPr>
        <w:t>General</w:t>
      </w:r>
      <w:r w:rsidRPr="00FB3FF5">
        <w:rPr>
          <w:rFonts w:ascii="Times" w:eastAsia="Times New Roman" w:hAnsi="Times" w:cs="Times New Roman"/>
          <w:color w:val="000000"/>
          <w:sz w:val="27"/>
          <w:szCs w:val="27"/>
        </w:rPr>
        <w:t>.</w:t>
      </w:r>
    </w:p>
    <w:p w14:paraId="5E5A732A" w14:textId="77777777" w:rsidR="00FB3FF5" w:rsidRPr="00FB3FF5" w:rsidRDefault="00FB3FF5" w:rsidP="00FB3FF5">
      <w:pPr>
        <w:numPr>
          <w:ilvl w:val="0"/>
          <w:numId w:val="7"/>
        </w:numPr>
        <w:spacing w:before="100" w:beforeAutospacing="1" w:after="100" w:afterAutospacing="1"/>
        <w:rPr>
          <w:rFonts w:ascii="Times" w:eastAsia="Times New Roman" w:hAnsi="Times" w:cs="Times New Roman"/>
          <w:color w:val="000000"/>
          <w:sz w:val="27"/>
          <w:szCs w:val="27"/>
        </w:rPr>
      </w:pPr>
      <w:ins w:id="8" w:author="Unknown">
        <w:r w:rsidRPr="00FB3FF5">
          <w:rPr>
            <w:rFonts w:ascii="Times" w:eastAsia="Times New Roman" w:hAnsi="Times" w:cs="Times New Roman"/>
            <w:color w:val="000000"/>
            <w:sz w:val="27"/>
            <w:szCs w:val="27"/>
          </w:rPr>
          <w:t xml:space="preserve">Relative </w:t>
        </w:r>
        <w:proofErr w:type="gramStart"/>
        <w:r w:rsidRPr="00FB3FF5">
          <w:rPr>
            <w:rFonts w:ascii="Times" w:eastAsia="Times New Roman" w:hAnsi="Times" w:cs="Times New Roman"/>
            <w:color w:val="000000"/>
            <w:sz w:val="27"/>
            <w:szCs w:val="27"/>
          </w:rPr>
          <w:t>References :</w:t>
        </w:r>
      </w:ins>
      <w:proofErr w:type="gramEnd"/>
      <w:r w:rsidRPr="00FB3FF5">
        <w:rPr>
          <w:rFonts w:ascii="Times" w:eastAsia="Times New Roman" w:hAnsi="Times" w:cs="Times New Roman"/>
          <w:color w:val="000000"/>
          <w:sz w:val="27"/>
          <w:szCs w:val="27"/>
        </w:rPr>
        <w:t> In cell </w:t>
      </w:r>
      <w:r w:rsidRPr="00FB3FF5">
        <w:rPr>
          <w:rFonts w:ascii="Times" w:eastAsia="Times New Roman" w:hAnsi="Times" w:cs="Times New Roman"/>
          <w:b/>
          <w:bCs/>
          <w:color w:val="000000"/>
          <w:sz w:val="27"/>
          <w:szCs w:val="27"/>
        </w:rPr>
        <w:t>B33</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=A31+A32</w:t>
      </w:r>
      <w:r w:rsidRPr="00FB3FF5">
        <w:rPr>
          <w:rFonts w:ascii="Times" w:eastAsia="Times New Roman" w:hAnsi="Times" w:cs="Times New Roman"/>
          <w:color w:val="000000"/>
          <w:sz w:val="27"/>
          <w:szCs w:val="27"/>
        </w:rPr>
        <w:t>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B33</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B40</w:t>
      </w:r>
      <w:r w:rsidRPr="00FB3FF5">
        <w:rPr>
          <w:rFonts w:ascii="Times" w:eastAsia="Times New Roman" w:hAnsi="Times" w:cs="Times New Roman"/>
          <w:color w:val="000000"/>
          <w:sz w:val="27"/>
          <w:szCs w:val="27"/>
        </w:rPr>
        <w:t> to copy the formula. Here, both first and second cell reference will move 1 cell down. For example, on cell </w:t>
      </w:r>
      <w:r w:rsidRPr="00FB3FF5">
        <w:rPr>
          <w:rFonts w:ascii="Times" w:eastAsia="Times New Roman" w:hAnsi="Times" w:cs="Times New Roman"/>
          <w:b/>
          <w:bCs/>
          <w:color w:val="000000"/>
          <w:sz w:val="27"/>
          <w:szCs w:val="27"/>
        </w:rPr>
        <w:t>B34</w:t>
      </w:r>
      <w:r w:rsidRPr="00FB3FF5">
        <w:rPr>
          <w:rFonts w:ascii="Times" w:eastAsia="Times New Roman" w:hAnsi="Times" w:cs="Times New Roman"/>
          <w:color w:val="000000"/>
          <w:sz w:val="27"/>
          <w:szCs w:val="27"/>
        </w:rPr>
        <w:t> formula will be changed to </w:t>
      </w:r>
      <w:r w:rsidRPr="00FB3FF5">
        <w:rPr>
          <w:rFonts w:ascii="Times" w:eastAsia="Times New Roman" w:hAnsi="Times" w:cs="Times New Roman"/>
          <w:b/>
          <w:bCs/>
          <w:color w:val="000000"/>
          <w:sz w:val="27"/>
          <w:szCs w:val="27"/>
        </w:rPr>
        <w:t>=A32+A33</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B35</w:t>
      </w:r>
      <w:r w:rsidRPr="00FB3FF5">
        <w:rPr>
          <w:rFonts w:ascii="Times" w:eastAsia="Times New Roman" w:hAnsi="Times" w:cs="Times New Roman"/>
          <w:color w:val="000000"/>
          <w:sz w:val="27"/>
          <w:szCs w:val="27"/>
        </w:rPr>
        <w:t> formula will be changed to </w:t>
      </w:r>
      <w:r w:rsidRPr="00FB3FF5">
        <w:rPr>
          <w:rFonts w:ascii="Times" w:eastAsia="Times New Roman" w:hAnsi="Times" w:cs="Times New Roman"/>
          <w:b/>
          <w:bCs/>
          <w:color w:val="000000"/>
          <w:sz w:val="27"/>
          <w:szCs w:val="27"/>
        </w:rPr>
        <w:t>=A33+A34</w:t>
      </w:r>
      <w:r w:rsidRPr="00FB3FF5">
        <w:rPr>
          <w:rFonts w:ascii="Times" w:eastAsia="Times New Roman" w:hAnsi="Times" w:cs="Times New Roman"/>
          <w:color w:val="000000"/>
          <w:sz w:val="27"/>
          <w:szCs w:val="27"/>
        </w:rPr>
        <w:t> and so on.</w:t>
      </w:r>
    </w:p>
    <w:p w14:paraId="4F00EFFE" w14:textId="77777777" w:rsidR="00FB3FF5" w:rsidRPr="00FB3FF5" w:rsidRDefault="00FB3FF5" w:rsidP="00FB3FF5">
      <w:pPr>
        <w:numPr>
          <w:ilvl w:val="0"/>
          <w:numId w:val="7"/>
        </w:numPr>
        <w:spacing w:before="100" w:beforeAutospacing="1" w:after="100" w:afterAutospacing="1"/>
        <w:rPr>
          <w:rFonts w:ascii="Times" w:eastAsia="Times New Roman" w:hAnsi="Times" w:cs="Times New Roman"/>
          <w:color w:val="000000"/>
          <w:sz w:val="27"/>
          <w:szCs w:val="27"/>
        </w:rPr>
      </w:pPr>
      <w:ins w:id="9" w:author="Unknown">
        <w:r w:rsidRPr="00FB3FF5">
          <w:rPr>
            <w:rFonts w:ascii="Times" w:eastAsia="Times New Roman" w:hAnsi="Times" w:cs="Times New Roman"/>
            <w:color w:val="000000"/>
            <w:sz w:val="27"/>
            <w:szCs w:val="27"/>
          </w:rPr>
          <w:t xml:space="preserve">Absolute </w:t>
        </w:r>
        <w:proofErr w:type="gramStart"/>
        <w:r w:rsidRPr="00FB3FF5">
          <w:rPr>
            <w:rFonts w:ascii="Times" w:eastAsia="Times New Roman" w:hAnsi="Times" w:cs="Times New Roman"/>
            <w:color w:val="000000"/>
            <w:sz w:val="27"/>
            <w:szCs w:val="27"/>
          </w:rPr>
          <w:t>References :</w:t>
        </w:r>
      </w:ins>
      <w:proofErr w:type="gramEnd"/>
      <w:r w:rsidRPr="00FB3FF5">
        <w:rPr>
          <w:rFonts w:ascii="Times" w:eastAsia="Times New Roman" w:hAnsi="Times" w:cs="Times New Roman"/>
          <w:color w:val="000000"/>
          <w:sz w:val="27"/>
          <w:szCs w:val="27"/>
        </w:rPr>
        <w:t> In cell </w:t>
      </w:r>
      <w:r w:rsidRPr="00FB3FF5">
        <w:rPr>
          <w:rFonts w:ascii="Times" w:eastAsia="Times New Roman" w:hAnsi="Times" w:cs="Times New Roman"/>
          <w:b/>
          <w:bCs/>
          <w:color w:val="000000"/>
          <w:sz w:val="27"/>
          <w:szCs w:val="27"/>
        </w:rPr>
        <w:t>C33</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=$A$31+$A$32</w:t>
      </w:r>
      <w:r w:rsidRPr="00FB3FF5">
        <w:rPr>
          <w:rFonts w:ascii="Times" w:eastAsia="Times New Roman" w:hAnsi="Times" w:cs="Times New Roman"/>
          <w:color w:val="000000"/>
          <w:sz w:val="27"/>
          <w:szCs w:val="27"/>
        </w:rPr>
        <w:t>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C33</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C40</w:t>
      </w:r>
      <w:r w:rsidRPr="00FB3FF5">
        <w:rPr>
          <w:rFonts w:ascii="Times" w:eastAsia="Times New Roman" w:hAnsi="Times" w:cs="Times New Roman"/>
          <w:color w:val="000000"/>
          <w:sz w:val="27"/>
          <w:szCs w:val="27"/>
        </w:rPr>
        <w:t> to copy the formula. Here, both first and second cell references will not change. For example, on cell </w:t>
      </w:r>
      <w:r w:rsidRPr="00FB3FF5">
        <w:rPr>
          <w:rFonts w:ascii="Times" w:eastAsia="Times New Roman" w:hAnsi="Times" w:cs="Times New Roman"/>
          <w:b/>
          <w:bCs/>
          <w:color w:val="000000"/>
          <w:sz w:val="27"/>
          <w:szCs w:val="27"/>
        </w:rPr>
        <w:t>C34</w:t>
      </w:r>
      <w:r w:rsidRPr="00FB3FF5">
        <w:rPr>
          <w:rFonts w:ascii="Times" w:eastAsia="Times New Roman" w:hAnsi="Times" w:cs="Times New Roman"/>
          <w:color w:val="000000"/>
          <w:sz w:val="27"/>
          <w:szCs w:val="27"/>
        </w:rPr>
        <w:t> formula will remain </w:t>
      </w:r>
      <w:r w:rsidRPr="00FB3FF5">
        <w:rPr>
          <w:rFonts w:ascii="Times" w:eastAsia="Times New Roman" w:hAnsi="Times" w:cs="Times New Roman"/>
          <w:b/>
          <w:bCs/>
          <w:color w:val="000000"/>
          <w:sz w:val="27"/>
          <w:szCs w:val="27"/>
        </w:rPr>
        <w:t>=$A$31+$A$32</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C35</w:t>
      </w:r>
      <w:r w:rsidRPr="00FB3FF5">
        <w:rPr>
          <w:rFonts w:ascii="Times" w:eastAsia="Times New Roman" w:hAnsi="Times" w:cs="Times New Roman"/>
          <w:color w:val="000000"/>
          <w:sz w:val="27"/>
          <w:szCs w:val="27"/>
        </w:rPr>
        <w:t> formula will remain </w:t>
      </w:r>
      <w:r w:rsidRPr="00FB3FF5">
        <w:rPr>
          <w:rFonts w:ascii="Times" w:eastAsia="Times New Roman" w:hAnsi="Times" w:cs="Times New Roman"/>
          <w:b/>
          <w:bCs/>
          <w:color w:val="000000"/>
          <w:sz w:val="27"/>
          <w:szCs w:val="27"/>
        </w:rPr>
        <w:t>=$A$31+$A$32</w:t>
      </w:r>
      <w:r w:rsidRPr="00FB3FF5">
        <w:rPr>
          <w:rFonts w:ascii="Times" w:eastAsia="Times New Roman" w:hAnsi="Times" w:cs="Times New Roman"/>
          <w:color w:val="000000"/>
          <w:sz w:val="27"/>
          <w:szCs w:val="27"/>
        </w:rPr>
        <w:t> and so on.</w:t>
      </w:r>
    </w:p>
    <w:p w14:paraId="7203C607" w14:textId="77777777" w:rsidR="00FB3FF5" w:rsidRPr="00FB3FF5" w:rsidRDefault="00FB3FF5" w:rsidP="00FB3FF5">
      <w:pPr>
        <w:numPr>
          <w:ilvl w:val="0"/>
          <w:numId w:val="7"/>
        </w:numPr>
        <w:spacing w:before="100" w:beforeAutospacing="1" w:after="100" w:afterAutospacing="1"/>
        <w:rPr>
          <w:rFonts w:ascii="Times" w:eastAsia="Times New Roman" w:hAnsi="Times" w:cs="Times New Roman"/>
          <w:color w:val="000000"/>
          <w:sz w:val="27"/>
          <w:szCs w:val="27"/>
        </w:rPr>
      </w:pPr>
      <w:ins w:id="10" w:author="Unknown">
        <w:r w:rsidRPr="00FB3FF5">
          <w:rPr>
            <w:rFonts w:ascii="Times" w:eastAsia="Times New Roman" w:hAnsi="Times" w:cs="Times New Roman"/>
            <w:color w:val="000000"/>
            <w:sz w:val="27"/>
            <w:szCs w:val="27"/>
          </w:rPr>
          <w:t xml:space="preserve">Mixed </w:t>
        </w:r>
        <w:proofErr w:type="gramStart"/>
        <w:r w:rsidRPr="00FB3FF5">
          <w:rPr>
            <w:rFonts w:ascii="Times" w:eastAsia="Times New Roman" w:hAnsi="Times" w:cs="Times New Roman"/>
            <w:color w:val="000000"/>
            <w:sz w:val="27"/>
            <w:szCs w:val="27"/>
          </w:rPr>
          <w:t>References :</w:t>
        </w:r>
      </w:ins>
      <w:proofErr w:type="gramEnd"/>
      <w:r w:rsidRPr="00FB3FF5">
        <w:rPr>
          <w:rFonts w:ascii="Times" w:eastAsia="Times New Roman" w:hAnsi="Times" w:cs="Times New Roman"/>
          <w:color w:val="000000"/>
          <w:sz w:val="27"/>
          <w:szCs w:val="27"/>
        </w:rPr>
        <w:t> In cell </w:t>
      </w:r>
      <w:r w:rsidRPr="00FB3FF5">
        <w:rPr>
          <w:rFonts w:ascii="Times" w:eastAsia="Times New Roman" w:hAnsi="Times" w:cs="Times New Roman"/>
          <w:b/>
          <w:bCs/>
          <w:color w:val="000000"/>
          <w:sz w:val="27"/>
          <w:szCs w:val="27"/>
        </w:rPr>
        <w:t>D33</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=$A$31+$A32</w:t>
      </w:r>
      <w:r w:rsidRPr="00FB3FF5">
        <w:rPr>
          <w:rFonts w:ascii="Times" w:eastAsia="Times New Roman" w:hAnsi="Times" w:cs="Times New Roman"/>
          <w:color w:val="000000"/>
          <w:sz w:val="27"/>
          <w:szCs w:val="27"/>
        </w:rPr>
        <w:t> and press </w:t>
      </w:r>
      <w:r w:rsidRPr="00FB3FF5">
        <w:rPr>
          <w:rFonts w:ascii="Times" w:eastAsia="Times New Roman" w:hAnsi="Times" w:cs="Times New Roman"/>
          <w:b/>
          <w:bCs/>
          <w:color w:val="000000"/>
          <w:sz w:val="27"/>
          <w:szCs w:val="27"/>
        </w:rPr>
        <w:t>Enter</w:t>
      </w:r>
      <w:r w:rsidRPr="00FB3FF5">
        <w:rPr>
          <w:rFonts w:ascii="Times" w:eastAsia="Times New Roman" w:hAnsi="Times" w:cs="Times New Roman"/>
          <w:color w:val="000000"/>
          <w:sz w:val="27"/>
          <w:szCs w:val="27"/>
        </w:rPr>
        <w:t>. Select the </w:t>
      </w:r>
      <w:r w:rsidRPr="00FB3FF5">
        <w:rPr>
          <w:rFonts w:ascii="Times" w:eastAsia="Times New Roman" w:hAnsi="Times" w:cs="Times New Roman"/>
          <w:b/>
          <w:bCs/>
          <w:color w:val="000000"/>
          <w:sz w:val="27"/>
          <w:szCs w:val="27"/>
        </w:rPr>
        <w:t>fill handle</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D33</w:t>
      </w:r>
      <w:r w:rsidRPr="00FB3FF5">
        <w:rPr>
          <w:rFonts w:ascii="Times" w:eastAsia="Times New Roman" w:hAnsi="Times" w:cs="Times New Roman"/>
          <w:color w:val="000000"/>
          <w:sz w:val="27"/>
          <w:szCs w:val="27"/>
        </w:rPr>
        <w:t> and drag to </w:t>
      </w:r>
      <w:r w:rsidRPr="00FB3FF5">
        <w:rPr>
          <w:rFonts w:ascii="Times" w:eastAsia="Times New Roman" w:hAnsi="Times" w:cs="Times New Roman"/>
          <w:b/>
          <w:bCs/>
          <w:color w:val="000000"/>
          <w:sz w:val="27"/>
          <w:szCs w:val="27"/>
        </w:rPr>
        <w:t>D40</w:t>
      </w:r>
      <w:r w:rsidRPr="00FB3FF5">
        <w:rPr>
          <w:rFonts w:ascii="Times" w:eastAsia="Times New Roman" w:hAnsi="Times" w:cs="Times New Roman"/>
          <w:color w:val="000000"/>
          <w:sz w:val="27"/>
          <w:szCs w:val="27"/>
        </w:rPr>
        <w:t> to copy the formula. Here, first cell reference will stay the same, but the second reference will change. For example, on cell </w:t>
      </w:r>
      <w:r w:rsidRPr="00FB3FF5">
        <w:rPr>
          <w:rFonts w:ascii="Times" w:eastAsia="Times New Roman" w:hAnsi="Times" w:cs="Times New Roman"/>
          <w:b/>
          <w:bCs/>
          <w:color w:val="000000"/>
          <w:sz w:val="27"/>
          <w:szCs w:val="27"/>
        </w:rPr>
        <w:t>D34</w:t>
      </w:r>
      <w:r w:rsidRPr="00FB3FF5">
        <w:rPr>
          <w:rFonts w:ascii="Times" w:eastAsia="Times New Roman" w:hAnsi="Times" w:cs="Times New Roman"/>
          <w:color w:val="000000"/>
          <w:sz w:val="27"/>
          <w:szCs w:val="27"/>
        </w:rPr>
        <w:t> formula will be changed to </w:t>
      </w:r>
      <w:r w:rsidRPr="00FB3FF5">
        <w:rPr>
          <w:rFonts w:ascii="Times" w:eastAsia="Times New Roman" w:hAnsi="Times" w:cs="Times New Roman"/>
          <w:b/>
          <w:bCs/>
          <w:color w:val="000000"/>
          <w:sz w:val="27"/>
          <w:szCs w:val="27"/>
        </w:rPr>
        <w:t>=$A$31+$A33</w:t>
      </w:r>
      <w:r w:rsidRPr="00FB3FF5">
        <w:rPr>
          <w:rFonts w:ascii="Times" w:eastAsia="Times New Roman" w:hAnsi="Times" w:cs="Times New Roman"/>
          <w:color w:val="000000"/>
          <w:sz w:val="27"/>
          <w:szCs w:val="27"/>
        </w:rPr>
        <w:t>, on cell </w:t>
      </w:r>
      <w:r w:rsidRPr="00FB3FF5">
        <w:rPr>
          <w:rFonts w:ascii="Times" w:eastAsia="Times New Roman" w:hAnsi="Times" w:cs="Times New Roman"/>
          <w:b/>
          <w:bCs/>
          <w:color w:val="000000"/>
          <w:sz w:val="27"/>
          <w:szCs w:val="27"/>
        </w:rPr>
        <w:t>D35</w:t>
      </w:r>
      <w:r w:rsidRPr="00FB3FF5">
        <w:rPr>
          <w:rFonts w:ascii="Times" w:eastAsia="Times New Roman" w:hAnsi="Times" w:cs="Times New Roman"/>
          <w:color w:val="000000"/>
          <w:sz w:val="27"/>
          <w:szCs w:val="27"/>
        </w:rPr>
        <w:t> formula will be changed to </w:t>
      </w:r>
      <w:r w:rsidRPr="00FB3FF5">
        <w:rPr>
          <w:rFonts w:ascii="Times" w:eastAsia="Times New Roman" w:hAnsi="Times" w:cs="Times New Roman"/>
          <w:b/>
          <w:bCs/>
          <w:color w:val="000000"/>
          <w:sz w:val="27"/>
          <w:szCs w:val="27"/>
        </w:rPr>
        <w:t>=$A$31+$A34</w:t>
      </w:r>
      <w:r w:rsidRPr="00FB3FF5">
        <w:rPr>
          <w:rFonts w:ascii="Times" w:eastAsia="Times New Roman" w:hAnsi="Times" w:cs="Times New Roman"/>
          <w:color w:val="000000"/>
          <w:sz w:val="27"/>
          <w:szCs w:val="27"/>
        </w:rPr>
        <w:t> and so on.</w:t>
      </w:r>
    </w:p>
    <w:p w14:paraId="15D0E3D2" w14:textId="3A11188F" w:rsidR="00FB3FF5" w:rsidRPr="00FB3FF5" w:rsidRDefault="00FB3FF5" w:rsidP="00FB3FF5">
      <w:pPr>
        <w:spacing w:beforeAutospacing="1" w:afterAutospacing="1"/>
        <w:ind w:left="720"/>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fldChar w:fldCharType="begin"/>
      </w:r>
      <w:r w:rsidRPr="00FB3FF5">
        <w:rPr>
          <w:rFonts w:ascii="Times" w:eastAsia="Times New Roman" w:hAnsi="Times" w:cs="Times New Roman"/>
          <w:color w:val="000000"/>
          <w:sz w:val="27"/>
          <w:szCs w:val="27"/>
        </w:rPr>
        <w:instrText xml:space="preserve"> INCLUDEPICTURE "https://cf-courses-data.s3.us.cloud-object-storage.appdomain.cloud/IBMDeveloperSkillsNetwork-DA0130EN-SkillsNetwork/Hands-on%20Labs/Lab%204%20-%20Simple%20use%20of%20functions/images/3.4.png" \* MERGEFORMATINET </w:instrText>
      </w:r>
      <w:r w:rsidRPr="00FB3FF5">
        <w:rPr>
          <w:rFonts w:ascii="Times" w:eastAsia="Times New Roman" w:hAnsi="Times" w:cs="Times New Roman"/>
          <w:color w:val="000000"/>
          <w:sz w:val="27"/>
          <w:szCs w:val="27"/>
        </w:rPr>
        <w:fldChar w:fldCharType="separate"/>
      </w:r>
      <w:r w:rsidRPr="00FB3FF5">
        <w:rPr>
          <w:rFonts w:ascii="Times" w:eastAsia="Times New Roman" w:hAnsi="Times" w:cs="Times New Roman"/>
          <w:noProof/>
          <w:color w:val="000000"/>
          <w:sz w:val="27"/>
          <w:szCs w:val="27"/>
        </w:rPr>
        <w:drawing>
          <wp:inline distT="0" distB="0" distL="0" distR="0" wp14:anchorId="75A71AE6" wp14:editId="4F4C381A">
            <wp:extent cx="5943600" cy="33286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r w:rsidRPr="00FB3FF5">
        <w:rPr>
          <w:rFonts w:ascii="Times" w:eastAsia="Times New Roman" w:hAnsi="Times" w:cs="Times New Roman"/>
          <w:color w:val="000000"/>
          <w:sz w:val="27"/>
          <w:szCs w:val="27"/>
        </w:rPr>
        <w:fldChar w:fldCharType="end"/>
      </w:r>
    </w:p>
    <w:p w14:paraId="09C0AAB6" w14:textId="77777777" w:rsidR="00FB3FF5" w:rsidRPr="00FB3FF5" w:rsidRDefault="00FB3FF5" w:rsidP="00FB3FF5">
      <w:pPr>
        <w:rPr>
          <w:rFonts w:ascii="Times New Roman" w:eastAsia="Times New Roman" w:hAnsi="Times New Roman" w:cs="Times New Roman"/>
        </w:rPr>
      </w:pPr>
      <w:r w:rsidRPr="00FB3FF5">
        <w:rPr>
          <w:rFonts w:ascii="Times" w:eastAsia="Times New Roman" w:hAnsi="Times" w:cs="Times New Roman"/>
          <w:color w:val="000000"/>
          <w:sz w:val="27"/>
          <w:szCs w:val="27"/>
        </w:rPr>
        <w:br/>
      </w:r>
    </w:p>
    <w:p w14:paraId="3F61BD2B" w14:textId="77777777" w:rsidR="00FB3FF5" w:rsidRPr="00FB3FF5" w:rsidRDefault="00FB3FF5" w:rsidP="00FB3FF5">
      <w:pPr>
        <w:numPr>
          <w:ilvl w:val="0"/>
          <w:numId w:val="8"/>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In cell </w:t>
      </w:r>
      <w:r w:rsidRPr="00FB3FF5">
        <w:rPr>
          <w:rFonts w:ascii="Times" w:eastAsia="Times New Roman" w:hAnsi="Times" w:cs="Times New Roman"/>
          <w:b/>
          <w:bCs/>
          <w:color w:val="000000"/>
          <w:sz w:val="27"/>
          <w:szCs w:val="27"/>
        </w:rPr>
        <w:t>B31</w:t>
      </w:r>
      <w:r w:rsidRPr="00FB3FF5">
        <w:rPr>
          <w:rFonts w:ascii="Times" w:eastAsia="Times New Roman" w:hAnsi="Times" w:cs="Times New Roman"/>
          <w:color w:val="000000"/>
          <w:sz w:val="27"/>
          <w:szCs w:val="27"/>
        </w:rPr>
        <w:t>, type </w:t>
      </w:r>
      <w:r w:rsidRPr="00FB3FF5">
        <w:rPr>
          <w:rFonts w:ascii="Times" w:eastAsia="Times New Roman" w:hAnsi="Times" w:cs="Times New Roman"/>
          <w:b/>
          <w:bCs/>
          <w:color w:val="000000"/>
          <w:sz w:val="27"/>
          <w:szCs w:val="27"/>
        </w:rPr>
        <w:t>=A16+A17</w:t>
      </w:r>
      <w:r w:rsidRPr="00FB3FF5">
        <w:rPr>
          <w:rFonts w:ascii="Times" w:eastAsia="Times New Roman" w:hAnsi="Times" w:cs="Times New Roman"/>
          <w:color w:val="000000"/>
          <w:sz w:val="27"/>
          <w:szCs w:val="27"/>
        </w:rPr>
        <w:t>. Now this will lead to a formula error </w:t>
      </w:r>
      <w:r w:rsidRPr="00FB3FF5">
        <w:rPr>
          <w:rFonts w:ascii="Times" w:eastAsia="Times New Roman" w:hAnsi="Times" w:cs="Times New Roman"/>
          <w:b/>
          <w:bCs/>
          <w:color w:val="000000"/>
          <w:sz w:val="27"/>
          <w:szCs w:val="27"/>
        </w:rPr>
        <w:t>#VALUE!</w:t>
      </w:r>
      <w:r w:rsidRPr="00FB3FF5">
        <w:rPr>
          <w:rFonts w:ascii="Times" w:eastAsia="Times New Roman" w:hAnsi="Times" w:cs="Times New Roman"/>
          <w:color w:val="000000"/>
          <w:sz w:val="27"/>
          <w:szCs w:val="27"/>
        </w:rPr>
        <w:t> since cells </w:t>
      </w:r>
      <w:r w:rsidRPr="00FB3FF5">
        <w:rPr>
          <w:rFonts w:ascii="Times" w:eastAsia="Times New Roman" w:hAnsi="Times" w:cs="Times New Roman"/>
          <w:b/>
          <w:bCs/>
          <w:color w:val="000000"/>
          <w:sz w:val="27"/>
          <w:szCs w:val="27"/>
        </w:rPr>
        <w:t>A16</w:t>
      </w:r>
      <w:r w:rsidRPr="00FB3FF5">
        <w:rPr>
          <w:rFonts w:ascii="Times" w:eastAsia="Times New Roman" w:hAnsi="Times" w:cs="Times New Roman"/>
          <w:color w:val="000000"/>
          <w:sz w:val="27"/>
          <w:szCs w:val="27"/>
        </w:rPr>
        <w:t> and </w:t>
      </w:r>
      <w:r w:rsidRPr="00FB3FF5">
        <w:rPr>
          <w:rFonts w:ascii="Times" w:eastAsia="Times New Roman" w:hAnsi="Times" w:cs="Times New Roman"/>
          <w:b/>
          <w:bCs/>
          <w:color w:val="000000"/>
          <w:sz w:val="27"/>
          <w:szCs w:val="27"/>
        </w:rPr>
        <w:t>A17</w:t>
      </w:r>
      <w:r w:rsidRPr="00FB3FF5">
        <w:rPr>
          <w:rFonts w:ascii="Times" w:eastAsia="Times New Roman" w:hAnsi="Times" w:cs="Times New Roman"/>
          <w:color w:val="000000"/>
          <w:sz w:val="27"/>
          <w:szCs w:val="27"/>
        </w:rPr>
        <w:t> do not contain any number.</w:t>
      </w:r>
    </w:p>
    <w:p w14:paraId="23A2E52D" w14:textId="2EE892BF" w:rsidR="00FB3FF5" w:rsidRPr="00FB3FF5" w:rsidRDefault="00FB3FF5" w:rsidP="00FB3FF5">
      <w:pPr>
        <w:spacing w:beforeAutospacing="1" w:afterAutospacing="1"/>
        <w:ind w:left="720"/>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lastRenderedPageBreak/>
        <w:fldChar w:fldCharType="begin"/>
      </w:r>
      <w:r w:rsidRPr="00FB3FF5">
        <w:rPr>
          <w:rFonts w:ascii="Times" w:eastAsia="Times New Roman" w:hAnsi="Times" w:cs="Times New Roman"/>
          <w:color w:val="000000"/>
          <w:sz w:val="27"/>
          <w:szCs w:val="27"/>
        </w:rPr>
        <w:instrText xml:space="preserve"> INCLUDEPICTURE "https://cf-courses-data.s3.us.cloud-object-storage.appdomain.cloud/IBMDeveloperSkillsNetwork-DA0130EN-SkillsNetwork/Hands-on%20Labs/Lab%204%20-%20Simple%20use%20of%20functions/images/3.5.png" \* MERGEFORMATINET </w:instrText>
      </w:r>
      <w:r w:rsidRPr="00FB3FF5">
        <w:rPr>
          <w:rFonts w:ascii="Times" w:eastAsia="Times New Roman" w:hAnsi="Times" w:cs="Times New Roman"/>
          <w:color w:val="000000"/>
          <w:sz w:val="27"/>
          <w:szCs w:val="27"/>
        </w:rPr>
        <w:fldChar w:fldCharType="separate"/>
      </w:r>
      <w:r w:rsidRPr="00FB3FF5">
        <w:rPr>
          <w:rFonts w:ascii="Times" w:eastAsia="Times New Roman" w:hAnsi="Times" w:cs="Times New Roman"/>
          <w:noProof/>
          <w:color w:val="000000"/>
          <w:sz w:val="27"/>
          <w:szCs w:val="27"/>
        </w:rPr>
        <w:drawing>
          <wp:inline distT="0" distB="0" distL="0" distR="0" wp14:anchorId="26BFE6C3" wp14:editId="45AA3CBA">
            <wp:extent cx="5943600" cy="302577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pic:spPr>
                </pic:pic>
              </a:graphicData>
            </a:graphic>
          </wp:inline>
        </w:drawing>
      </w:r>
      <w:r w:rsidRPr="00FB3FF5">
        <w:rPr>
          <w:rFonts w:ascii="Times" w:eastAsia="Times New Roman" w:hAnsi="Times" w:cs="Times New Roman"/>
          <w:color w:val="000000"/>
          <w:sz w:val="27"/>
          <w:szCs w:val="27"/>
        </w:rPr>
        <w:fldChar w:fldCharType="end"/>
      </w:r>
    </w:p>
    <w:p w14:paraId="3B3EBEEC" w14:textId="77777777" w:rsidR="00FB3FF5" w:rsidRPr="00FB3FF5" w:rsidRDefault="00FB3FF5" w:rsidP="00FB3FF5">
      <w:pPr>
        <w:rPr>
          <w:rFonts w:ascii="Times New Roman" w:eastAsia="Times New Roman" w:hAnsi="Times New Roman" w:cs="Times New Roman"/>
        </w:rPr>
      </w:pPr>
      <w:r w:rsidRPr="00FB3FF5">
        <w:rPr>
          <w:rFonts w:ascii="Times" w:eastAsia="Times New Roman" w:hAnsi="Times" w:cs="Times New Roman"/>
          <w:color w:val="000000"/>
          <w:sz w:val="27"/>
          <w:szCs w:val="27"/>
        </w:rPr>
        <w:br/>
      </w:r>
    </w:p>
    <w:p w14:paraId="712F39D3" w14:textId="77777777" w:rsidR="00FB3FF5" w:rsidRPr="00FB3FF5" w:rsidRDefault="00FB3FF5" w:rsidP="00FB3FF5">
      <w:pPr>
        <w:numPr>
          <w:ilvl w:val="0"/>
          <w:numId w:val="9"/>
        </w:numPr>
        <w:spacing w:before="100" w:beforeAutospacing="1" w:after="100" w:afterAutospacing="1"/>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t>Click the </w:t>
      </w:r>
      <w:r w:rsidRPr="00FB3FF5">
        <w:rPr>
          <w:rFonts w:ascii="Times" w:eastAsia="Times New Roman" w:hAnsi="Times" w:cs="Times New Roman"/>
          <w:b/>
          <w:bCs/>
          <w:color w:val="000000"/>
          <w:sz w:val="27"/>
          <w:szCs w:val="27"/>
        </w:rPr>
        <w:t>question mark icon</w:t>
      </w:r>
      <w:r w:rsidRPr="00FB3FF5">
        <w:rPr>
          <w:rFonts w:ascii="Times" w:eastAsia="Times New Roman" w:hAnsi="Times" w:cs="Times New Roman"/>
          <w:color w:val="000000"/>
          <w:sz w:val="27"/>
          <w:szCs w:val="27"/>
        </w:rPr>
        <w:t> in the error message box. This will open the </w:t>
      </w:r>
      <w:r w:rsidRPr="00FB3FF5">
        <w:rPr>
          <w:rFonts w:ascii="Times" w:eastAsia="Times New Roman" w:hAnsi="Times" w:cs="Times New Roman"/>
          <w:b/>
          <w:bCs/>
          <w:color w:val="000000"/>
          <w:sz w:val="27"/>
          <w:szCs w:val="27"/>
        </w:rPr>
        <w:t>Help</w:t>
      </w:r>
      <w:r w:rsidRPr="00FB3FF5">
        <w:rPr>
          <w:rFonts w:ascii="Times" w:eastAsia="Times New Roman" w:hAnsi="Times" w:cs="Times New Roman"/>
          <w:color w:val="000000"/>
          <w:sz w:val="27"/>
          <w:szCs w:val="27"/>
        </w:rPr>
        <w:t> for this topic. Read through this help file for more information about </w:t>
      </w:r>
      <w:r w:rsidRPr="00FB3FF5">
        <w:rPr>
          <w:rFonts w:ascii="Times" w:eastAsia="Times New Roman" w:hAnsi="Times" w:cs="Times New Roman"/>
          <w:b/>
          <w:bCs/>
          <w:color w:val="000000"/>
          <w:sz w:val="27"/>
          <w:szCs w:val="27"/>
        </w:rPr>
        <w:t>#VALUE!</w:t>
      </w:r>
      <w:r w:rsidRPr="00FB3FF5">
        <w:rPr>
          <w:rFonts w:ascii="Times" w:eastAsia="Times New Roman" w:hAnsi="Times" w:cs="Times New Roman"/>
          <w:color w:val="000000"/>
          <w:sz w:val="27"/>
          <w:szCs w:val="27"/>
        </w:rPr>
        <w:t> errors in formulas.</w:t>
      </w:r>
    </w:p>
    <w:p w14:paraId="3BCA488B" w14:textId="010F9315" w:rsidR="00FB3FF5" w:rsidRPr="00FB3FF5" w:rsidRDefault="00FB3FF5" w:rsidP="00FB3FF5">
      <w:pPr>
        <w:spacing w:beforeAutospacing="1" w:afterAutospacing="1"/>
        <w:ind w:left="720"/>
        <w:rPr>
          <w:rFonts w:ascii="Times" w:eastAsia="Times New Roman" w:hAnsi="Times" w:cs="Times New Roman"/>
          <w:color w:val="000000"/>
          <w:sz w:val="27"/>
          <w:szCs w:val="27"/>
        </w:rPr>
      </w:pPr>
      <w:r w:rsidRPr="00FB3FF5">
        <w:rPr>
          <w:rFonts w:ascii="Times" w:eastAsia="Times New Roman" w:hAnsi="Times" w:cs="Times New Roman"/>
          <w:color w:val="000000"/>
          <w:sz w:val="27"/>
          <w:szCs w:val="27"/>
        </w:rPr>
        <w:lastRenderedPageBreak/>
        <w:fldChar w:fldCharType="begin"/>
      </w:r>
      <w:r w:rsidRPr="00FB3FF5">
        <w:rPr>
          <w:rFonts w:ascii="Times" w:eastAsia="Times New Roman" w:hAnsi="Times" w:cs="Times New Roman"/>
          <w:color w:val="000000"/>
          <w:sz w:val="27"/>
          <w:szCs w:val="27"/>
        </w:rPr>
        <w:instrText xml:space="preserve"> INCLUDEPICTURE "https://cf-courses-data.s3.us.cloud-object-storage.appdomain.cloud/IBMDeveloperSkillsNetwork-DA0130EN-SkillsNetwork/Hands-on%20Labs/Lab%204%20-%20Simple%20use%20of%20functions/images/3.6.png" \* MERGEFORMATINET </w:instrText>
      </w:r>
      <w:r w:rsidRPr="00FB3FF5">
        <w:rPr>
          <w:rFonts w:ascii="Times" w:eastAsia="Times New Roman" w:hAnsi="Times" w:cs="Times New Roman"/>
          <w:color w:val="000000"/>
          <w:sz w:val="27"/>
          <w:szCs w:val="27"/>
        </w:rPr>
        <w:fldChar w:fldCharType="separate"/>
      </w:r>
      <w:r w:rsidRPr="00FB3FF5">
        <w:rPr>
          <w:rFonts w:ascii="Times" w:eastAsia="Times New Roman" w:hAnsi="Times" w:cs="Times New Roman"/>
          <w:noProof/>
          <w:color w:val="000000"/>
          <w:sz w:val="27"/>
          <w:szCs w:val="27"/>
        </w:rPr>
        <w:drawing>
          <wp:inline distT="0" distB="0" distL="0" distR="0" wp14:anchorId="2B048E66" wp14:editId="7D9966F4">
            <wp:extent cx="5943600" cy="4572000"/>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r w:rsidRPr="00FB3FF5">
        <w:rPr>
          <w:rFonts w:ascii="Times" w:eastAsia="Times New Roman" w:hAnsi="Times" w:cs="Times New Roman"/>
          <w:color w:val="000000"/>
          <w:sz w:val="27"/>
          <w:szCs w:val="27"/>
        </w:rPr>
        <w:fldChar w:fldCharType="end"/>
      </w:r>
    </w:p>
    <w:p w14:paraId="5A4DBDC2" w14:textId="77777777" w:rsidR="00FB3FF5" w:rsidRPr="00FB3FF5" w:rsidRDefault="00FB3FF5" w:rsidP="00FB3FF5">
      <w:pPr>
        <w:rPr>
          <w:rFonts w:ascii="Times New Roman" w:eastAsia="Times New Roman" w:hAnsi="Times New Roman" w:cs="Times New Roman"/>
        </w:rPr>
      </w:pPr>
      <w:r w:rsidRPr="00FB3FF5">
        <w:rPr>
          <w:rFonts w:ascii="Times" w:eastAsia="Times New Roman" w:hAnsi="Times" w:cs="Times New Roman"/>
          <w:color w:val="000000"/>
          <w:sz w:val="27"/>
          <w:szCs w:val="27"/>
        </w:rPr>
        <w:br/>
      </w:r>
    </w:p>
    <w:p w14:paraId="73759D55" w14:textId="77777777" w:rsidR="00FB3FF5" w:rsidRPr="00FB3FF5" w:rsidRDefault="00FB3FF5" w:rsidP="00FB3FF5">
      <w:pPr>
        <w:spacing w:before="100" w:beforeAutospacing="1" w:after="100" w:afterAutospacing="1"/>
        <w:outlineLvl w:val="2"/>
        <w:rPr>
          <w:rFonts w:ascii="Times" w:eastAsia="Times New Roman" w:hAnsi="Times" w:cs="Times New Roman"/>
          <w:b/>
          <w:bCs/>
          <w:color w:val="000000"/>
          <w:sz w:val="27"/>
          <w:szCs w:val="27"/>
        </w:rPr>
      </w:pPr>
      <w:r w:rsidRPr="00FB3FF5">
        <w:rPr>
          <w:rFonts w:ascii="Times" w:eastAsia="Times New Roman" w:hAnsi="Times" w:cs="Times New Roman"/>
          <w:b/>
          <w:bCs/>
          <w:color w:val="000000"/>
          <w:sz w:val="27"/>
          <w:szCs w:val="27"/>
        </w:rPr>
        <w:t>Congratulations! You have completed Lab 4, and you are ready for the next topic.</w:t>
      </w:r>
    </w:p>
    <w:p w14:paraId="0221A844"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Author(s)</w:t>
      </w:r>
    </w:p>
    <w:p w14:paraId="6040D8D9" w14:textId="77777777" w:rsidR="00FB3FF5" w:rsidRPr="00FB3FF5" w:rsidRDefault="00FB3FF5" w:rsidP="00FB3FF5">
      <w:pPr>
        <w:numPr>
          <w:ilvl w:val="0"/>
          <w:numId w:val="10"/>
        </w:numPr>
        <w:spacing w:before="100" w:beforeAutospacing="1" w:after="100" w:afterAutospacing="1"/>
        <w:rPr>
          <w:rFonts w:ascii="Times" w:eastAsia="Times New Roman" w:hAnsi="Times" w:cs="Times New Roman"/>
          <w:color w:val="000000"/>
          <w:sz w:val="27"/>
          <w:szCs w:val="27"/>
        </w:rPr>
      </w:pPr>
      <w:hyperlink r:id="rId14" w:tgtFrame="_blank" w:history="1">
        <w:r w:rsidRPr="00FB3FF5">
          <w:rPr>
            <w:rFonts w:ascii="Times" w:eastAsia="Times New Roman" w:hAnsi="Times" w:cs="Times New Roman"/>
            <w:color w:val="0000FF"/>
            <w:sz w:val="27"/>
            <w:szCs w:val="27"/>
            <w:u w:val="single"/>
          </w:rPr>
          <w:t xml:space="preserve">Sandip </w:t>
        </w:r>
        <w:proofErr w:type="spellStart"/>
        <w:r w:rsidRPr="00FB3FF5">
          <w:rPr>
            <w:rFonts w:ascii="Times" w:eastAsia="Times New Roman" w:hAnsi="Times" w:cs="Times New Roman"/>
            <w:color w:val="0000FF"/>
            <w:sz w:val="27"/>
            <w:szCs w:val="27"/>
            <w:u w:val="single"/>
          </w:rPr>
          <w:t>Saha</w:t>
        </w:r>
        <w:proofErr w:type="spellEnd"/>
        <w:r w:rsidRPr="00FB3FF5">
          <w:rPr>
            <w:rFonts w:ascii="Times" w:eastAsia="Times New Roman" w:hAnsi="Times" w:cs="Times New Roman"/>
            <w:color w:val="0000FF"/>
            <w:sz w:val="27"/>
            <w:szCs w:val="27"/>
            <w:u w:val="single"/>
          </w:rPr>
          <w:t xml:space="preserve"> Joy</w:t>
        </w:r>
      </w:hyperlink>
    </w:p>
    <w:p w14:paraId="32CBD3C1"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Other Contributor(s)</w:t>
      </w:r>
    </w:p>
    <w:p w14:paraId="50875234" w14:textId="77777777" w:rsidR="00FB3FF5" w:rsidRPr="00FB3FF5" w:rsidRDefault="00FB3FF5" w:rsidP="00FB3FF5">
      <w:pPr>
        <w:numPr>
          <w:ilvl w:val="0"/>
          <w:numId w:val="11"/>
        </w:numPr>
        <w:spacing w:before="100" w:beforeAutospacing="1" w:after="100" w:afterAutospacing="1"/>
        <w:rPr>
          <w:rFonts w:ascii="Times" w:eastAsia="Times New Roman" w:hAnsi="Times" w:cs="Times New Roman"/>
          <w:color w:val="000000"/>
          <w:sz w:val="27"/>
          <w:szCs w:val="27"/>
        </w:rPr>
      </w:pPr>
      <w:hyperlink r:id="rId15" w:tgtFrame="_blank" w:history="1">
        <w:r w:rsidRPr="00FB3FF5">
          <w:rPr>
            <w:rFonts w:ascii="Times" w:eastAsia="Times New Roman" w:hAnsi="Times" w:cs="Times New Roman"/>
            <w:color w:val="0000FF"/>
            <w:sz w:val="27"/>
            <w:szCs w:val="27"/>
            <w:u w:val="single"/>
          </w:rPr>
          <w:t>Steve Ryan</w:t>
        </w:r>
      </w:hyperlink>
    </w:p>
    <w:p w14:paraId="72696C7B" w14:textId="77777777" w:rsidR="00FB3FF5" w:rsidRPr="00FB3FF5" w:rsidRDefault="00FB3FF5" w:rsidP="00FB3FF5">
      <w:pPr>
        <w:spacing w:before="100" w:beforeAutospacing="1" w:after="100" w:afterAutospacing="1"/>
        <w:outlineLvl w:val="0"/>
        <w:rPr>
          <w:rFonts w:ascii="Times" w:eastAsia="Times New Roman" w:hAnsi="Times" w:cs="Times New Roman"/>
          <w:b/>
          <w:bCs/>
          <w:color w:val="000000"/>
          <w:kern w:val="36"/>
          <w:sz w:val="48"/>
          <w:szCs w:val="48"/>
        </w:rPr>
      </w:pPr>
      <w:r w:rsidRPr="00FB3FF5">
        <w:rPr>
          <w:rFonts w:ascii="Times" w:eastAsia="Times New Roman" w:hAnsi="Times" w:cs="Times New Roman"/>
          <w:b/>
          <w:bCs/>
          <w:color w:val="000000"/>
          <w:kern w:val="36"/>
          <w:sz w:val="48"/>
          <w:szCs w:val="48"/>
        </w:rPr>
        <w:t>Changelog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860"/>
        <w:gridCol w:w="1647"/>
        <w:gridCol w:w="2781"/>
      </w:tblGrid>
      <w:tr w:rsidR="00FB3FF5" w:rsidRPr="00FB3FF5" w14:paraId="7866F4EE" w14:textId="77777777" w:rsidTr="00FB3FF5">
        <w:trPr>
          <w:tblHeader/>
          <w:tblCellSpacing w:w="15" w:type="dxa"/>
        </w:trPr>
        <w:tc>
          <w:tcPr>
            <w:tcW w:w="0" w:type="auto"/>
            <w:vAlign w:val="center"/>
            <w:hideMark/>
          </w:tcPr>
          <w:p w14:paraId="5173917C" w14:textId="77777777" w:rsidR="00FB3FF5" w:rsidRPr="00FB3FF5" w:rsidRDefault="00FB3FF5" w:rsidP="00FB3FF5">
            <w:pPr>
              <w:jc w:val="center"/>
              <w:rPr>
                <w:rFonts w:ascii="Times" w:eastAsia="Times New Roman" w:hAnsi="Times" w:cs="Times New Roman"/>
                <w:b/>
                <w:bCs/>
              </w:rPr>
            </w:pPr>
            <w:r w:rsidRPr="00FB3FF5">
              <w:rPr>
                <w:rFonts w:ascii="Times" w:eastAsia="Times New Roman" w:hAnsi="Times" w:cs="Times New Roman"/>
                <w:b/>
                <w:bCs/>
              </w:rPr>
              <w:lastRenderedPageBreak/>
              <w:t>Date</w:t>
            </w:r>
          </w:p>
        </w:tc>
        <w:tc>
          <w:tcPr>
            <w:tcW w:w="0" w:type="auto"/>
            <w:vAlign w:val="center"/>
            <w:hideMark/>
          </w:tcPr>
          <w:p w14:paraId="59A123FA" w14:textId="77777777" w:rsidR="00FB3FF5" w:rsidRPr="00FB3FF5" w:rsidRDefault="00FB3FF5" w:rsidP="00FB3FF5">
            <w:pPr>
              <w:jc w:val="center"/>
              <w:rPr>
                <w:rFonts w:ascii="Times" w:eastAsia="Times New Roman" w:hAnsi="Times" w:cs="Times New Roman"/>
                <w:b/>
                <w:bCs/>
              </w:rPr>
            </w:pPr>
            <w:r w:rsidRPr="00FB3FF5">
              <w:rPr>
                <w:rFonts w:ascii="Times" w:eastAsia="Times New Roman" w:hAnsi="Times" w:cs="Times New Roman"/>
                <w:b/>
                <w:bCs/>
              </w:rPr>
              <w:t>Version</w:t>
            </w:r>
          </w:p>
        </w:tc>
        <w:tc>
          <w:tcPr>
            <w:tcW w:w="0" w:type="auto"/>
            <w:vAlign w:val="center"/>
            <w:hideMark/>
          </w:tcPr>
          <w:p w14:paraId="15EE172C" w14:textId="77777777" w:rsidR="00FB3FF5" w:rsidRPr="00FB3FF5" w:rsidRDefault="00FB3FF5" w:rsidP="00FB3FF5">
            <w:pPr>
              <w:jc w:val="center"/>
              <w:rPr>
                <w:rFonts w:ascii="Times" w:eastAsia="Times New Roman" w:hAnsi="Times" w:cs="Times New Roman"/>
                <w:b/>
                <w:bCs/>
              </w:rPr>
            </w:pPr>
            <w:r w:rsidRPr="00FB3FF5">
              <w:rPr>
                <w:rFonts w:ascii="Times" w:eastAsia="Times New Roman" w:hAnsi="Times" w:cs="Times New Roman"/>
                <w:b/>
                <w:bCs/>
              </w:rPr>
              <w:t>Changed by</w:t>
            </w:r>
          </w:p>
        </w:tc>
        <w:tc>
          <w:tcPr>
            <w:tcW w:w="0" w:type="auto"/>
            <w:vAlign w:val="center"/>
            <w:hideMark/>
          </w:tcPr>
          <w:p w14:paraId="69FBB54B" w14:textId="77777777" w:rsidR="00FB3FF5" w:rsidRPr="00FB3FF5" w:rsidRDefault="00FB3FF5" w:rsidP="00FB3FF5">
            <w:pPr>
              <w:jc w:val="center"/>
              <w:rPr>
                <w:rFonts w:ascii="Times" w:eastAsia="Times New Roman" w:hAnsi="Times" w:cs="Times New Roman"/>
                <w:b/>
                <w:bCs/>
              </w:rPr>
            </w:pPr>
            <w:r w:rsidRPr="00FB3FF5">
              <w:rPr>
                <w:rFonts w:ascii="Times" w:eastAsia="Times New Roman" w:hAnsi="Times" w:cs="Times New Roman"/>
                <w:b/>
                <w:bCs/>
              </w:rPr>
              <w:t>Change Description</w:t>
            </w:r>
          </w:p>
        </w:tc>
      </w:tr>
      <w:tr w:rsidR="00FB3FF5" w:rsidRPr="00FB3FF5" w14:paraId="354D188E" w14:textId="77777777" w:rsidTr="00FB3FF5">
        <w:trPr>
          <w:tblCellSpacing w:w="15" w:type="dxa"/>
        </w:trPr>
        <w:tc>
          <w:tcPr>
            <w:tcW w:w="0" w:type="auto"/>
            <w:vAlign w:val="center"/>
            <w:hideMark/>
          </w:tcPr>
          <w:p w14:paraId="20CF43E0"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2020-09-10</w:t>
            </w:r>
          </w:p>
        </w:tc>
        <w:tc>
          <w:tcPr>
            <w:tcW w:w="0" w:type="auto"/>
            <w:vAlign w:val="center"/>
            <w:hideMark/>
          </w:tcPr>
          <w:p w14:paraId="4A6BB421"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1.2</w:t>
            </w:r>
          </w:p>
        </w:tc>
        <w:tc>
          <w:tcPr>
            <w:tcW w:w="0" w:type="auto"/>
            <w:vAlign w:val="center"/>
            <w:hideMark/>
          </w:tcPr>
          <w:p w14:paraId="20EA21F8"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Steve Ryan</w:t>
            </w:r>
          </w:p>
        </w:tc>
        <w:tc>
          <w:tcPr>
            <w:tcW w:w="0" w:type="auto"/>
            <w:vAlign w:val="center"/>
            <w:hideMark/>
          </w:tcPr>
          <w:p w14:paraId="5125E19D"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Added software/dataset info</w:t>
            </w:r>
          </w:p>
        </w:tc>
      </w:tr>
      <w:tr w:rsidR="00FB3FF5" w:rsidRPr="00FB3FF5" w14:paraId="71948F05" w14:textId="77777777" w:rsidTr="00FB3FF5">
        <w:trPr>
          <w:tblCellSpacing w:w="15" w:type="dxa"/>
        </w:trPr>
        <w:tc>
          <w:tcPr>
            <w:tcW w:w="0" w:type="auto"/>
            <w:vAlign w:val="center"/>
            <w:hideMark/>
          </w:tcPr>
          <w:p w14:paraId="69B3D53A"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2020-06-25</w:t>
            </w:r>
          </w:p>
        </w:tc>
        <w:tc>
          <w:tcPr>
            <w:tcW w:w="0" w:type="auto"/>
            <w:vAlign w:val="center"/>
            <w:hideMark/>
          </w:tcPr>
          <w:p w14:paraId="33080383"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1.1</w:t>
            </w:r>
          </w:p>
        </w:tc>
        <w:tc>
          <w:tcPr>
            <w:tcW w:w="0" w:type="auto"/>
            <w:vAlign w:val="center"/>
            <w:hideMark/>
          </w:tcPr>
          <w:p w14:paraId="557B9294"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Steve Ryan</w:t>
            </w:r>
          </w:p>
        </w:tc>
        <w:tc>
          <w:tcPr>
            <w:tcW w:w="0" w:type="auto"/>
            <w:vAlign w:val="center"/>
            <w:hideMark/>
          </w:tcPr>
          <w:p w14:paraId="00B31761"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Reviewed version</w:t>
            </w:r>
          </w:p>
        </w:tc>
      </w:tr>
      <w:tr w:rsidR="00FB3FF5" w:rsidRPr="00FB3FF5" w14:paraId="54912564" w14:textId="77777777" w:rsidTr="00FB3FF5">
        <w:trPr>
          <w:tblCellSpacing w:w="15" w:type="dxa"/>
        </w:trPr>
        <w:tc>
          <w:tcPr>
            <w:tcW w:w="0" w:type="auto"/>
            <w:vAlign w:val="center"/>
            <w:hideMark/>
          </w:tcPr>
          <w:p w14:paraId="6B3FA827"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2020-06-16</w:t>
            </w:r>
          </w:p>
        </w:tc>
        <w:tc>
          <w:tcPr>
            <w:tcW w:w="0" w:type="auto"/>
            <w:vAlign w:val="center"/>
            <w:hideMark/>
          </w:tcPr>
          <w:p w14:paraId="0422D6C9"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1.0</w:t>
            </w:r>
          </w:p>
        </w:tc>
        <w:tc>
          <w:tcPr>
            <w:tcW w:w="0" w:type="auto"/>
            <w:vAlign w:val="center"/>
            <w:hideMark/>
          </w:tcPr>
          <w:p w14:paraId="47967ED0"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 xml:space="preserve">Sandip </w:t>
            </w:r>
            <w:proofErr w:type="spellStart"/>
            <w:r w:rsidRPr="00FB3FF5">
              <w:rPr>
                <w:rFonts w:ascii="Times" w:eastAsia="Times New Roman" w:hAnsi="Times" w:cs="Times New Roman"/>
              </w:rPr>
              <w:t>Saha</w:t>
            </w:r>
            <w:proofErr w:type="spellEnd"/>
            <w:r w:rsidRPr="00FB3FF5">
              <w:rPr>
                <w:rFonts w:ascii="Times" w:eastAsia="Times New Roman" w:hAnsi="Times" w:cs="Times New Roman"/>
              </w:rPr>
              <w:t xml:space="preserve"> Joy</w:t>
            </w:r>
          </w:p>
        </w:tc>
        <w:tc>
          <w:tcPr>
            <w:tcW w:w="0" w:type="auto"/>
            <w:vAlign w:val="center"/>
            <w:hideMark/>
          </w:tcPr>
          <w:p w14:paraId="738BC854" w14:textId="77777777" w:rsidR="00FB3FF5" w:rsidRPr="00FB3FF5" w:rsidRDefault="00FB3FF5" w:rsidP="00FB3FF5">
            <w:pPr>
              <w:rPr>
                <w:rFonts w:ascii="Times" w:eastAsia="Times New Roman" w:hAnsi="Times" w:cs="Times New Roman"/>
              </w:rPr>
            </w:pPr>
            <w:r w:rsidRPr="00FB3FF5">
              <w:rPr>
                <w:rFonts w:ascii="Times" w:eastAsia="Times New Roman" w:hAnsi="Times" w:cs="Times New Roman"/>
              </w:rPr>
              <w:t>Initial version created</w:t>
            </w:r>
          </w:p>
        </w:tc>
      </w:tr>
    </w:tbl>
    <w:p w14:paraId="5F54564D" w14:textId="77777777" w:rsidR="00FB3FF5" w:rsidRPr="00FB3FF5" w:rsidRDefault="00FB3FF5" w:rsidP="00FB3FF5">
      <w:pPr>
        <w:spacing w:before="100" w:beforeAutospacing="1" w:after="100" w:afterAutospacing="1"/>
        <w:outlineLvl w:val="2"/>
        <w:rPr>
          <w:rFonts w:ascii="Times" w:eastAsia="Times New Roman" w:hAnsi="Times" w:cs="Times New Roman"/>
          <w:b/>
          <w:bCs/>
          <w:color w:val="000000"/>
          <w:sz w:val="27"/>
          <w:szCs w:val="27"/>
        </w:rPr>
      </w:pPr>
      <w:r w:rsidRPr="00FB3FF5">
        <w:rPr>
          <w:rFonts w:ascii="Times" w:eastAsia="Times New Roman" w:hAnsi="Times" w:cs="Times New Roman"/>
          <w:b/>
          <w:bCs/>
          <w:color w:val="000000"/>
          <w:sz w:val="27"/>
          <w:szCs w:val="27"/>
        </w:rPr>
        <w:t>© IBM Corporation 2020. All rights reserved.</w:t>
      </w:r>
    </w:p>
    <w:p w14:paraId="1C7DA84E" w14:textId="77777777" w:rsidR="00332DF2" w:rsidRDefault="00332DF2"/>
    <w:sectPr w:rsidR="00332DF2" w:rsidSect="004C6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96749"/>
    <w:multiLevelType w:val="multilevel"/>
    <w:tmpl w:val="600659D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136539"/>
    <w:multiLevelType w:val="multilevel"/>
    <w:tmpl w:val="1C2893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0927E1"/>
    <w:multiLevelType w:val="multilevel"/>
    <w:tmpl w:val="3FE0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F27659"/>
    <w:multiLevelType w:val="multilevel"/>
    <w:tmpl w:val="0FC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021A24"/>
    <w:multiLevelType w:val="multilevel"/>
    <w:tmpl w:val="2AD6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6E6F8F"/>
    <w:multiLevelType w:val="multilevel"/>
    <w:tmpl w:val="28103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58324B"/>
    <w:multiLevelType w:val="multilevel"/>
    <w:tmpl w:val="2608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8E10F1"/>
    <w:multiLevelType w:val="multilevel"/>
    <w:tmpl w:val="2966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584410"/>
    <w:multiLevelType w:val="multilevel"/>
    <w:tmpl w:val="ACC8E6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AF72C6"/>
    <w:multiLevelType w:val="multilevel"/>
    <w:tmpl w:val="D23E39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7F184E"/>
    <w:multiLevelType w:val="multilevel"/>
    <w:tmpl w:val="46AA5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8865455">
    <w:abstractNumId w:val="3"/>
  </w:num>
  <w:num w:numId="2" w16cid:durableId="1360206478">
    <w:abstractNumId w:val="2"/>
  </w:num>
  <w:num w:numId="3" w16cid:durableId="1838108822">
    <w:abstractNumId w:val="10"/>
  </w:num>
  <w:num w:numId="4" w16cid:durableId="1621961306">
    <w:abstractNumId w:val="8"/>
  </w:num>
  <w:num w:numId="5" w16cid:durableId="5596698">
    <w:abstractNumId w:val="5"/>
  </w:num>
  <w:num w:numId="6" w16cid:durableId="785973477">
    <w:abstractNumId w:val="0"/>
  </w:num>
  <w:num w:numId="7" w16cid:durableId="1842158548">
    <w:abstractNumId w:val="4"/>
  </w:num>
  <w:num w:numId="8" w16cid:durableId="1151560847">
    <w:abstractNumId w:val="1"/>
  </w:num>
  <w:num w:numId="9" w16cid:durableId="132413227">
    <w:abstractNumId w:val="9"/>
  </w:num>
  <w:num w:numId="10" w16cid:durableId="1811630097">
    <w:abstractNumId w:val="7"/>
  </w:num>
  <w:num w:numId="11" w16cid:durableId="922864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F5"/>
    <w:rsid w:val="00332DF2"/>
    <w:rsid w:val="004C67EB"/>
    <w:rsid w:val="009F52C5"/>
    <w:rsid w:val="00FB3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C1185C"/>
  <w15:chartTrackingRefBased/>
  <w15:docId w15:val="{0B1A8410-A4F3-FD4E-98E9-AFB8BED09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3FF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FB3FF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FF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FB3FF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B3FF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B3FF5"/>
    <w:rPr>
      <w:b/>
      <w:bCs/>
    </w:rPr>
  </w:style>
  <w:style w:type="character" w:styleId="Hyperlink">
    <w:name w:val="Hyperlink"/>
    <w:basedOn w:val="DefaultParagraphFont"/>
    <w:uiPriority w:val="99"/>
    <w:semiHidden/>
    <w:unhideWhenUsed/>
    <w:rsid w:val="00FB3F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21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f-courses-data.s3.us.cloud-object-storage.appdomain.cloud/IBMDeveloperSkillsNetwork-DA0130EN-SkillsNetwork/Hands-on%20Labs/Lab%204%20-%20Simple%20use%20of%20functions/Personal_Monthly_Expenditure_Lab4.xlsx"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linkedin.com/in/stevelryan?utm_medium=Exinfluencer&amp;utm_source=Exinfluencer&amp;utm_content=000026UJ&amp;utm_term=10006555&amp;utm_id=NA-SkillsNetwork-Channel-SkillsNetworkCoursesIBMDeveloperSkillsNetworkDA0130ENSkillsNetwork958-2022-01-0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linkedin.com/in/sandipsahajoy/?utm_medium=Exinfluencer&amp;utm_source=Exinfluencer&amp;utm_content=000026UJ&amp;utm_term=10006555&amp;utm_id=NA-SkillsNetwork-Channel-SkillsNetworkCoursesIBMDeveloperSkillsNetworkDA0130ENSkillsNetwork958-2022-0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1324</Words>
  <Characters>7551</Characters>
  <Application>Microsoft Office Word</Application>
  <DocSecurity>0</DocSecurity>
  <Lines>62</Lines>
  <Paragraphs>17</Paragraphs>
  <ScaleCrop>false</ScaleCrop>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Maglies</dc:creator>
  <cp:keywords/>
  <dc:description/>
  <cp:lastModifiedBy>Robert Maglies</cp:lastModifiedBy>
  <cp:revision>1</cp:revision>
  <dcterms:created xsi:type="dcterms:W3CDTF">2023-03-29T03:10:00Z</dcterms:created>
  <dcterms:modified xsi:type="dcterms:W3CDTF">2023-03-29T03:13:00Z</dcterms:modified>
</cp:coreProperties>
</file>