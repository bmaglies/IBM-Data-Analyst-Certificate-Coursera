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AF81E" w14:textId="3B1C61C7" w:rsidR="00BC26C9" w:rsidRPr="00BC26C9" w:rsidRDefault="00BC26C9" w:rsidP="00BC26C9">
      <w:pPr>
        <w:jc w:val="center"/>
        <w:rPr>
          <w:rFonts w:ascii="Microsoft YaHei" w:eastAsia="Microsoft YaHei" w:hAnsi="Microsoft YaHei" w:cs="Times New Roman"/>
          <w:color w:val="333333"/>
          <w:sz w:val="21"/>
          <w:szCs w:val="21"/>
        </w:rPr>
      </w:pPr>
      <w:r w:rsidRPr="00BC26C9">
        <w:rPr>
          <w:rFonts w:ascii="Microsoft YaHei" w:eastAsia="Microsoft YaHei" w:hAnsi="Microsoft YaHei" w:cs="Times New Roman"/>
          <w:color w:val="333333"/>
          <w:sz w:val="21"/>
          <w:szCs w:val="21"/>
        </w:rPr>
        <w:fldChar w:fldCharType="begin"/>
      </w:r>
      <w:r w:rsidRPr="00BC26C9">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"https://cf-courses-data.s3.us.cloud-object-storage.appdomain.cloud/IBMDeveloperSkillsNetwork-DV0130EN-SkillsNetwork/images/SN_web_lightmode.png" \* MERGEFORMATINET </w:instrText>
      </w:r>
      <w:r w:rsidRPr="00BC26C9">
        <w:rPr>
          <w:rFonts w:ascii="Microsoft YaHei" w:eastAsia="Microsoft YaHei" w:hAnsi="Microsoft YaHei" w:cs="Times New Roman"/>
          <w:color w:val="333333"/>
          <w:sz w:val="21"/>
          <w:szCs w:val="21"/>
        </w:rPr>
        <w:fldChar w:fldCharType="separate"/>
      </w:r>
      <w:r w:rsidRPr="00BC26C9">
        <w:rPr>
          <w:rFonts w:ascii="Microsoft YaHei" w:eastAsia="Microsoft YaHei" w:hAnsi="Microsoft YaHei" w:cs="Times New Roman"/>
          <w:noProof/>
          <w:color w:val="333333"/>
          <w:sz w:val="21"/>
          <w:szCs w:val="21"/>
        </w:rPr>
        <w:drawing>
          <wp:inline distT="0" distB="0" distL="0" distR="0" wp14:anchorId="4E0ECCE4" wp14:editId="57DD3ED8">
            <wp:extent cx="3810000" cy="1320800"/>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0000" cy="1320800"/>
                    </a:xfrm>
                    <a:prstGeom prst="rect">
                      <a:avLst/>
                    </a:prstGeom>
                    <a:noFill/>
                    <a:ln>
                      <a:noFill/>
                    </a:ln>
                  </pic:spPr>
                </pic:pic>
              </a:graphicData>
            </a:graphic>
          </wp:inline>
        </w:drawing>
      </w:r>
      <w:r w:rsidRPr="00BC26C9">
        <w:rPr>
          <w:rFonts w:ascii="Microsoft YaHei" w:eastAsia="Microsoft YaHei" w:hAnsi="Microsoft YaHei" w:cs="Times New Roman"/>
          <w:color w:val="333333"/>
          <w:sz w:val="21"/>
          <w:szCs w:val="21"/>
        </w:rPr>
        <w:fldChar w:fldCharType="end"/>
      </w:r>
    </w:p>
    <w:p w14:paraId="5EBD7CF3" w14:textId="77777777" w:rsidR="00BC26C9" w:rsidRPr="00BC26C9" w:rsidRDefault="00BC26C9" w:rsidP="00BC26C9">
      <w:pPr>
        <w:pBdr>
          <w:bottom w:val="single" w:sz="6" w:space="4" w:color="EEEEEE"/>
        </w:pBdr>
        <w:spacing w:before="240" w:after="240"/>
        <w:outlineLvl w:val="0"/>
        <w:rPr>
          <w:rFonts w:ascii="Microsoft YaHei" w:eastAsia="Microsoft YaHei" w:hAnsi="Microsoft YaHei" w:cs="Times New Roman"/>
          <w:b/>
          <w:bCs/>
          <w:color w:val="333333"/>
          <w:kern w:val="36"/>
          <w:sz w:val="54"/>
          <w:szCs w:val="54"/>
        </w:rPr>
      </w:pPr>
      <w:r w:rsidRPr="00BC26C9">
        <w:rPr>
          <w:rFonts w:ascii="Microsoft YaHei" w:eastAsia="Microsoft YaHei" w:hAnsi="Microsoft YaHei" w:cs="Times New Roman" w:hint="eastAsia"/>
          <w:b/>
          <w:bCs/>
          <w:color w:val="333333"/>
          <w:kern w:val="36"/>
          <w:sz w:val="54"/>
          <w:szCs w:val="54"/>
        </w:rPr>
        <w:t>Hands-on Lab 1: Creating Basic Charts</w:t>
      </w:r>
    </w:p>
    <w:p w14:paraId="266F5F67" w14:textId="77777777" w:rsidR="00BC26C9" w:rsidRPr="00BC26C9" w:rsidRDefault="00BC26C9" w:rsidP="00BC26C9">
      <w:p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b/>
          <w:bCs/>
          <w:color w:val="333333"/>
          <w:sz w:val="21"/>
          <w:szCs w:val="21"/>
        </w:rPr>
        <w:t>Estimated time needed:</w:t>
      </w:r>
      <w:r w:rsidRPr="00BC26C9">
        <w:rPr>
          <w:rFonts w:ascii="Microsoft YaHei" w:eastAsia="Microsoft YaHei" w:hAnsi="Microsoft YaHei" w:cs="Times New Roman" w:hint="eastAsia"/>
          <w:color w:val="333333"/>
          <w:sz w:val="21"/>
          <w:szCs w:val="21"/>
        </w:rPr>
        <w:t xml:space="preserve"> 20 </w:t>
      </w:r>
      <w:proofErr w:type="gramStart"/>
      <w:r w:rsidRPr="00BC26C9">
        <w:rPr>
          <w:rFonts w:ascii="Microsoft YaHei" w:eastAsia="Microsoft YaHei" w:hAnsi="Microsoft YaHei" w:cs="Times New Roman" w:hint="eastAsia"/>
          <w:color w:val="333333"/>
          <w:sz w:val="21"/>
          <w:szCs w:val="21"/>
        </w:rPr>
        <w:t>minutes</w:t>
      </w:r>
      <w:proofErr w:type="gramEnd"/>
    </w:p>
    <w:p w14:paraId="19ABC631" w14:textId="77777777" w:rsidR="00BC26C9" w:rsidRPr="00BC26C9" w:rsidRDefault="00BC26C9" w:rsidP="00BC26C9">
      <w:pPr>
        <w:spacing w:after="240"/>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In this lab, you will learn how to create some basic charts in Excel. First, we will look at how to create a column chart and then an area chart. Next, we will learn how to create a bar chart and a line chart from a pivot table.</w:t>
      </w:r>
    </w:p>
    <w:p w14:paraId="6DDEFC1F" w14:textId="77777777" w:rsidR="00BC26C9" w:rsidRPr="00BC26C9" w:rsidRDefault="00BC26C9" w:rsidP="00BC26C9">
      <w:pPr>
        <w:pBdr>
          <w:bottom w:val="single" w:sz="6" w:space="4" w:color="EEEEEE"/>
        </w:pBdr>
        <w:spacing w:before="240" w:after="240"/>
        <w:outlineLvl w:val="0"/>
        <w:rPr>
          <w:rFonts w:ascii="Microsoft YaHei" w:eastAsia="Microsoft YaHei" w:hAnsi="Microsoft YaHei" w:cs="Times New Roman"/>
          <w:b/>
          <w:bCs/>
          <w:color w:val="333333"/>
          <w:kern w:val="36"/>
          <w:sz w:val="54"/>
          <w:szCs w:val="54"/>
        </w:rPr>
      </w:pPr>
      <w:r w:rsidRPr="00BC26C9">
        <w:rPr>
          <w:rFonts w:ascii="Microsoft YaHei" w:eastAsia="Microsoft YaHei" w:hAnsi="Microsoft YaHei" w:cs="Times New Roman" w:hint="eastAsia"/>
          <w:b/>
          <w:bCs/>
          <w:color w:val="333333"/>
          <w:kern w:val="36"/>
          <w:sz w:val="54"/>
          <w:szCs w:val="54"/>
        </w:rPr>
        <w:t xml:space="preserve">Software Used in this </w:t>
      </w:r>
      <w:proofErr w:type="gramStart"/>
      <w:r w:rsidRPr="00BC26C9">
        <w:rPr>
          <w:rFonts w:ascii="Microsoft YaHei" w:eastAsia="Microsoft YaHei" w:hAnsi="Microsoft YaHei" w:cs="Times New Roman" w:hint="eastAsia"/>
          <w:b/>
          <w:bCs/>
          <w:color w:val="333333"/>
          <w:kern w:val="36"/>
          <w:sz w:val="54"/>
          <w:szCs w:val="54"/>
        </w:rPr>
        <w:t>Lab</w:t>
      </w:r>
      <w:proofErr w:type="gramEnd"/>
    </w:p>
    <w:p w14:paraId="1E7B258E" w14:textId="77777777" w:rsidR="00BC26C9" w:rsidRPr="00BC26C9" w:rsidRDefault="00BC26C9" w:rsidP="00BC26C9">
      <w:pPr>
        <w:spacing w:after="240"/>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The instruction videos in this course use the full Excel Desktop version as this has all the available product features, but for the hands-on labs we will be using the free ‘Excel for the web’ version as this is available to everyone.</w:t>
      </w:r>
    </w:p>
    <w:p w14:paraId="755C6876" w14:textId="77777777" w:rsidR="00BC26C9" w:rsidRPr="00BC26C9" w:rsidRDefault="00BC26C9" w:rsidP="00BC26C9">
      <w:p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Although you can use the Excel Desktop software if you have access to this version, </w:t>
      </w:r>
      <w:ins w:id="0" w:author="Unknown">
        <w:r w:rsidRPr="00BC26C9">
          <w:rPr>
            <w:rFonts w:ascii="Microsoft YaHei" w:eastAsia="Microsoft YaHei" w:hAnsi="Microsoft YaHei" w:cs="Times New Roman" w:hint="eastAsia"/>
            <w:color w:val="333333"/>
            <w:sz w:val="21"/>
            <w:szCs w:val="21"/>
          </w:rPr>
          <w:t>it is recommended that you use Excel for the web for the hands-on labs </w:t>
        </w:r>
      </w:ins>
      <w:r w:rsidRPr="00BC26C9">
        <w:rPr>
          <w:rFonts w:ascii="Microsoft YaHei" w:eastAsia="Microsoft YaHei" w:hAnsi="Microsoft YaHei" w:cs="Times New Roman" w:hint="eastAsia"/>
          <w:color w:val="333333"/>
          <w:sz w:val="21"/>
          <w:szCs w:val="21"/>
        </w:rPr>
        <w:t>as the lab instructions specifically refer to this version, and there are some small differences in the interface and available features. If you do not yet have access to Excel for the Web, you can follow the instructions in the following lab to get started with it: </w:t>
      </w:r>
      <w:hyperlink r:id="rId6" w:tgtFrame="_blank" w:history="1">
        <w:r w:rsidRPr="00BC26C9">
          <w:rPr>
            <w:rFonts w:ascii="Microsoft YaHei" w:eastAsia="Microsoft YaHei" w:hAnsi="Microsoft YaHei" w:cs="Times New Roman" w:hint="eastAsia"/>
            <w:color w:val="4183C4"/>
            <w:sz w:val="21"/>
            <w:szCs w:val="21"/>
            <w:u w:val="single"/>
          </w:rPr>
          <w:t>Hands-on Lab: Introduction to Excel for the web</w:t>
        </w:r>
      </w:hyperlink>
      <w:r w:rsidRPr="00BC26C9">
        <w:rPr>
          <w:rFonts w:ascii="Microsoft YaHei" w:eastAsia="Microsoft YaHei" w:hAnsi="Microsoft YaHei" w:cs="Times New Roman" w:hint="eastAsia"/>
          <w:color w:val="333333"/>
          <w:sz w:val="21"/>
          <w:szCs w:val="21"/>
        </w:rPr>
        <w:t>.</w:t>
      </w:r>
    </w:p>
    <w:p w14:paraId="752079B0" w14:textId="77777777" w:rsidR="00BC26C9" w:rsidRPr="00BC26C9" w:rsidRDefault="00BC26C9" w:rsidP="00BC26C9">
      <w:pPr>
        <w:pBdr>
          <w:bottom w:val="single" w:sz="6" w:space="4" w:color="EEEEEE"/>
        </w:pBdr>
        <w:spacing w:before="240" w:after="240"/>
        <w:outlineLvl w:val="0"/>
        <w:rPr>
          <w:rFonts w:ascii="Microsoft YaHei" w:eastAsia="Microsoft YaHei" w:hAnsi="Microsoft YaHei" w:cs="Times New Roman"/>
          <w:b/>
          <w:bCs/>
          <w:color w:val="333333"/>
          <w:kern w:val="36"/>
          <w:sz w:val="54"/>
          <w:szCs w:val="54"/>
        </w:rPr>
      </w:pPr>
      <w:r w:rsidRPr="00BC26C9">
        <w:rPr>
          <w:rFonts w:ascii="Microsoft YaHei" w:eastAsia="Microsoft YaHei" w:hAnsi="Microsoft YaHei" w:cs="Times New Roman" w:hint="eastAsia"/>
          <w:b/>
          <w:bCs/>
          <w:color w:val="333333"/>
          <w:kern w:val="36"/>
          <w:sz w:val="54"/>
          <w:szCs w:val="54"/>
        </w:rPr>
        <w:t xml:space="preserve">Dataset Used in this </w:t>
      </w:r>
      <w:proofErr w:type="gramStart"/>
      <w:r w:rsidRPr="00BC26C9">
        <w:rPr>
          <w:rFonts w:ascii="Microsoft YaHei" w:eastAsia="Microsoft YaHei" w:hAnsi="Microsoft YaHei" w:cs="Times New Roman" w:hint="eastAsia"/>
          <w:b/>
          <w:bCs/>
          <w:color w:val="333333"/>
          <w:kern w:val="36"/>
          <w:sz w:val="54"/>
          <w:szCs w:val="54"/>
        </w:rPr>
        <w:t>Lab</w:t>
      </w:r>
      <w:proofErr w:type="gramEnd"/>
    </w:p>
    <w:p w14:paraId="79E95AD5" w14:textId="77777777" w:rsidR="00BC26C9" w:rsidRPr="00BC26C9" w:rsidRDefault="00BC26C9" w:rsidP="00BC26C9">
      <w:p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lastRenderedPageBreak/>
        <w:t>The dataset used in this lab comes from the following source: </w:t>
      </w:r>
      <w:hyperlink r:id="rId7" w:tgtFrame="_blank" w:history="1">
        <w:r w:rsidRPr="00BC26C9">
          <w:rPr>
            <w:rFonts w:ascii="Microsoft YaHei" w:eastAsia="Microsoft YaHei" w:hAnsi="Microsoft YaHei" w:cs="Times New Roman" w:hint="eastAsia"/>
            <w:color w:val="4183C4"/>
            <w:sz w:val="21"/>
            <w:szCs w:val="21"/>
            <w:u w:val="single"/>
          </w:rPr>
          <w:t>https://www.kaggle.com/gagandeep16/car-sales</w:t>
        </w:r>
      </w:hyperlink>
      <w:r w:rsidRPr="00BC26C9">
        <w:rPr>
          <w:rFonts w:ascii="Microsoft YaHei" w:eastAsia="Microsoft YaHei" w:hAnsi="Microsoft YaHei" w:cs="Times New Roman" w:hint="eastAsia"/>
          <w:color w:val="333333"/>
          <w:sz w:val="21"/>
          <w:szCs w:val="21"/>
        </w:rPr>
        <w:t> under a </w:t>
      </w:r>
      <w:hyperlink r:id="rId8" w:tgtFrame="_blank" w:history="1">
        <w:r w:rsidRPr="00BC26C9">
          <w:rPr>
            <w:rFonts w:ascii="Microsoft YaHei" w:eastAsia="Microsoft YaHei" w:hAnsi="Microsoft YaHei" w:cs="Times New Roman" w:hint="eastAsia"/>
            <w:b/>
            <w:bCs/>
            <w:color w:val="4183C4"/>
            <w:sz w:val="21"/>
            <w:szCs w:val="21"/>
            <w:u w:val="single"/>
          </w:rPr>
          <w:t>CC0: Public Domain license</w:t>
        </w:r>
      </w:hyperlink>
      <w:r w:rsidRPr="00BC26C9">
        <w:rPr>
          <w:rFonts w:ascii="Microsoft YaHei" w:eastAsia="Microsoft YaHei" w:hAnsi="Microsoft YaHei" w:cs="Times New Roman" w:hint="eastAsia"/>
          <w:color w:val="333333"/>
          <w:sz w:val="21"/>
          <w:szCs w:val="21"/>
        </w:rPr>
        <w:t>. We are using a modified subset of that dataset for the lab, so to follow the lab instructions successfully, please use the dataset provided with the lab, rather than the dataset from the original source.</w:t>
      </w:r>
    </w:p>
    <w:p w14:paraId="084E8E00" w14:textId="77777777" w:rsidR="00BC26C9" w:rsidRPr="00BC26C9" w:rsidRDefault="00BC26C9" w:rsidP="00BC26C9">
      <w:pPr>
        <w:pBdr>
          <w:bottom w:val="single" w:sz="6" w:space="4" w:color="EEEEEE"/>
        </w:pBdr>
        <w:spacing w:before="240" w:after="240"/>
        <w:outlineLvl w:val="0"/>
        <w:rPr>
          <w:rFonts w:ascii="Microsoft YaHei" w:eastAsia="Microsoft YaHei" w:hAnsi="Microsoft YaHei" w:cs="Times New Roman"/>
          <w:b/>
          <w:bCs/>
          <w:color w:val="333333"/>
          <w:kern w:val="36"/>
          <w:sz w:val="54"/>
          <w:szCs w:val="54"/>
        </w:rPr>
      </w:pPr>
      <w:r w:rsidRPr="00BC26C9">
        <w:rPr>
          <w:rFonts w:ascii="Microsoft YaHei" w:eastAsia="Microsoft YaHei" w:hAnsi="Microsoft YaHei" w:cs="Times New Roman" w:hint="eastAsia"/>
          <w:b/>
          <w:bCs/>
          <w:color w:val="333333"/>
          <w:kern w:val="36"/>
          <w:sz w:val="54"/>
          <w:szCs w:val="54"/>
        </w:rPr>
        <w:t>Objectives</w:t>
      </w:r>
    </w:p>
    <w:p w14:paraId="48AA49C6" w14:textId="77777777" w:rsidR="00BC26C9" w:rsidRPr="00BC26C9" w:rsidRDefault="00BC26C9" w:rsidP="00BC26C9">
      <w:pPr>
        <w:spacing w:after="240"/>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After completing this lab, you will be able to:</w:t>
      </w:r>
    </w:p>
    <w:p w14:paraId="47DD1E7A" w14:textId="77777777" w:rsidR="00BC26C9" w:rsidRPr="00BC26C9" w:rsidRDefault="00BC26C9" w:rsidP="00BC26C9">
      <w:pPr>
        <w:numPr>
          <w:ilvl w:val="0"/>
          <w:numId w:val="1"/>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Create a column chart.</w:t>
      </w:r>
    </w:p>
    <w:p w14:paraId="08E6F73B" w14:textId="77777777" w:rsidR="00BC26C9" w:rsidRPr="00BC26C9" w:rsidRDefault="00BC26C9" w:rsidP="00BC26C9">
      <w:pPr>
        <w:numPr>
          <w:ilvl w:val="0"/>
          <w:numId w:val="1"/>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Create an area chart.</w:t>
      </w:r>
    </w:p>
    <w:p w14:paraId="1FA73BCC" w14:textId="77777777" w:rsidR="00BC26C9" w:rsidRPr="00BC26C9" w:rsidRDefault="00BC26C9" w:rsidP="00BC26C9">
      <w:pPr>
        <w:numPr>
          <w:ilvl w:val="0"/>
          <w:numId w:val="1"/>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Create a bar chart from a pivot table.</w:t>
      </w:r>
    </w:p>
    <w:p w14:paraId="6DADBEC6" w14:textId="77777777" w:rsidR="00BC26C9" w:rsidRPr="00BC26C9" w:rsidRDefault="00BC26C9" w:rsidP="00BC26C9">
      <w:pPr>
        <w:numPr>
          <w:ilvl w:val="0"/>
          <w:numId w:val="1"/>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Create a line chart from a pivot table.</w:t>
      </w:r>
    </w:p>
    <w:p w14:paraId="3D7C9E94" w14:textId="77777777" w:rsidR="00BC26C9" w:rsidRPr="00BC26C9" w:rsidRDefault="00BC26C9" w:rsidP="00BC26C9">
      <w:pPr>
        <w:pBdr>
          <w:bottom w:val="single" w:sz="6" w:space="4" w:color="EEEEEE"/>
        </w:pBdr>
        <w:spacing w:before="240" w:after="240"/>
        <w:outlineLvl w:val="0"/>
        <w:rPr>
          <w:rFonts w:ascii="Microsoft YaHei" w:eastAsia="Microsoft YaHei" w:hAnsi="Microsoft YaHei" w:cs="Times New Roman"/>
          <w:b/>
          <w:bCs/>
          <w:color w:val="333333"/>
          <w:kern w:val="36"/>
          <w:sz w:val="54"/>
          <w:szCs w:val="54"/>
        </w:rPr>
      </w:pPr>
      <w:r w:rsidRPr="00BC26C9">
        <w:rPr>
          <w:rFonts w:ascii="Microsoft YaHei" w:eastAsia="Microsoft YaHei" w:hAnsi="Microsoft YaHei" w:cs="Times New Roman" w:hint="eastAsia"/>
          <w:b/>
          <w:bCs/>
          <w:color w:val="333333"/>
          <w:kern w:val="36"/>
          <w:sz w:val="54"/>
          <w:szCs w:val="54"/>
        </w:rPr>
        <w:t xml:space="preserve">Exercise </w:t>
      </w:r>
      <w:proofErr w:type="gramStart"/>
      <w:r w:rsidRPr="00BC26C9">
        <w:rPr>
          <w:rFonts w:ascii="Microsoft YaHei" w:eastAsia="Microsoft YaHei" w:hAnsi="Microsoft YaHei" w:cs="Times New Roman" w:hint="eastAsia"/>
          <w:b/>
          <w:bCs/>
          <w:color w:val="333333"/>
          <w:kern w:val="36"/>
          <w:sz w:val="54"/>
          <w:szCs w:val="54"/>
        </w:rPr>
        <w:t>1 :</w:t>
      </w:r>
      <w:proofErr w:type="gramEnd"/>
      <w:r w:rsidRPr="00BC26C9">
        <w:rPr>
          <w:rFonts w:ascii="Microsoft YaHei" w:eastAsia="Microsoft YaHei" w:hAnsi="Microsoft YaHei" w:cs="Times New Roman" w:hint="eastAsia"/>
          <w:b/>
          <w:bCs/>
          <w:color w:val="333333"/>
          <w:kern w:val="36"/>
          <w:sz w:val="54"/>
          <w:szCs w:val="54"/>
        </w:rPr>
        <w:t xml:space="preserve"> Creating Column Charts and Area Charts in Excel</w:t>
      </w:r>
    </w:p>
    <w:p w14:paraId="70DC55ED" w14:textId="77777777" w:rsidR="00BC26C9" w:rsidRPr="00BC26C9" w:rsidRDefault="00BC26C9" w:rsidP="00BC26C9">
      <w:pPr>
        <w:spacing w:after="240"/>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In this exercise, you will learn how to create basic charts, such as column and area charts, in Excel.</w:t>
      </w:r>
    </w:p>
    <w:p w14:paraId="4FD94DD9" w14:textId="77777777" w:rsidR="00BC26C9" w:rsidRPr="00BC26C9" w:rsidRDefault="00BC26C9" w:rsidP="00BC26C9">
      <w:pPr>
        <w:pBdr>
          <w:bottom w:val="single" w:sz="6" w:space="4" w:color="EEEEEE"/>
        </w:pBdr>
        <w:spacing w:before="240" w:after="240"/>
        <w:outlineLvl w:val="1"/>
        <w:rPr>
          <w:rFonts w:ascii="Microsoft YaHei" w:eastAsia="Microsoft YaHei" w:hAnsi="Microsoft YaHei" w:cs="Times New Roman"/>
          <w:b/>
          <w:bCs/>
          <w:color w:val="333333"/>
          <w:sz w:val="42"/>
          <w:szCs w:val="42"/>
        </w:rPr>
      </w:pPr>
      <w:r w:rsidRPr="00BC26C9">
        <w:rPr>
          <w:rFonts w:ascii="Microsoft YaHei" w:eastAsia="Microsoft YaHei" w:hAnsi="Microsoft YaHei" w:cs="Times New Roman" w:hint="eastAsia"/>
          <w:b/>
          <w:bCs/>
          <w:color w:val="333333"/>
          <w:sz w:val="42"/>
          <w:szCs w:val="42"/>
        </w:rPr>
        <w:t xml:space="preserve">Task </w:t>
      </w:r>
      <w:proofErr w:type="gramStart"/>
      <w:r w:rsidRPr="00BC26C9">
        <w:rPr>
          <w:rFonts w:ascii="Microsoft YaHei" w:eastAsia="Microsoft YaHei" w:hAnsi="Microsoft YaHei" w:cs="Times New Roman" w:hint="eastAsia"/>
          <w:b/>
          <w:bCs/>
          <w:color w:val="333333"/>
          <w:sz w:val="42"/>
          <w:szCs w:val="42"/>
        </w:rPr>
        <w:t>A :</w:t>
      </w:r>
      <w:proofErr w:type="gramEnd"/>
      <w:r w:rsidRPr="00BC26C9">
        <w:rPr>
          <w:rFonts w:ascii="Microsoft YaHei" w:eastAsia="Microsoft YaHei" w:hAnsi="Microsoft YaHei" w:cs="Times New Roman" w:hint="eastAsia"/>
          <w:b/>
          <w:bCs/>
          <w:color w:val="333333"/>
          <w:sz w:val="42"/>
          <w:szCs w:val="42"/>
        </w:rPr>
        <w:t xml:space="preserve"> Create a Column Chart</w:t>
      </w:r>
    </w:p>
    <w:p w14:paraId="5E8C5546" w14:textId="77777777" w:rsidR="00BC26C9" w:rsidRPr="00BC26C9" w:rsidRDefault="00BC26C9" w:rsidP="00BC26C9">
      <w:pPr>
        <w:numPr>
          <w:ilvl w:val="0"/>
          <w:numId w:val="2"/>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Download the file </w:t>
      </w:r>
      <w:hyperlink r:id="rId9" w:tgtFrame="_blank" w:history="1">
        <w:r w:rsidRPr="00BC26C9">
          <w:rPr>
            <w:rFonts w:ascii="Microsoft YaHei" w:eastAsia="Microsoft YaHei" w:hAnsi="Microsoft YaHei" w:cs="Times New Roman" w:hint="eastAsia"/>
            <w:b/>
            <w:bCs/>
            <w:color w:val="4183C4"/>
            <w:sz w:val="21"/>
            <w:szCs w:val="21"/>
            <w:u w:val="single"/>
          </w:rPr>
          <w:t>Car_Sales_Kaggle_DV0130EN_Lab1_Start.xlsx</w:t>
        </w:r>
      </w:hyperlink>
      <w:r w:rsidRPr="00BC26C9">
        <w:rPr>
          <w:rFonts w:ascii="Microsoft YaHei" w:eastAsia="Microsoft YaHei" w:hAnsi="Microsoft YaHei" w:cs="Times New Roman" w:hint="eastAsia"/>
          <w:color w:val="333333"/>
          <w:sz w:val="21"/>
          <w:szCs w:val="21"/>
        </w:rPr>
        <w:t>. Upload and open it using Excel for the web.</w:t>
      </w:r>
    </w:p>
    <w:p w14:paraId="48B0374B" w14:textId="77777777" w:rsidR="00BC26C9" w:rsidRPr="00BC26C9" w:rsidRDefault="00BC26C9" w:rsidP="00BC26C9">
      <w:pPr>
        <w:numPr>
          <w:ilvl w:val="0"/>
          <w:numId w:val="2"/>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Switch to the worksheet named </w:t>
      </w:r>
      <w:r w:rsidRPr="00BC26C9">
        <w:rPr>
          <w:rFonts w:ascii="Microsoft YaHei" w:eastAsia="Microsoft YaHei" w:hAnsi="Microsoft YaHei" w:cs="Times New Roman" w:hint="eastAsia"/>
          <w:b/>
          <w:bCs/>
          <w:color w:val="333333"/>
          <w:sz w:val="21"/>
          <w:szCs w:val="21"/>
        </w:rPr>
        <w:t>Column Chart</w:t>
      </w:r>
      <w:r w:rsidRPr="00BC26C9">
        <w:rPr>
          <w:rFonts w:ascii="Microsoft YaHei" w:eastAsia="Microsoft YaHei" w:hAnsi="Microsoft YaHei" w:cs="Times New Roman" w:hint="eastAsia"/>
          <w:color w:val="333333"/>
          <w:sz w:val="21"/>
          <w:szCs w:val="21"/>
        </w:rPr>
        <w:t>.</w:t>
      </w:r>
    </w:p>
    <w:p w14:paraId="2B46226C" w14:textId="77777777" w:rsidR="00BC26C9" w:rsidRPr="00BC26C9" w:rsidRDefault="00BC26C9" w:rsidP="00BC26C9">
      <w:pPr>
        <w:numPr>
          <w:ilvl w:val="0"/>
          <w:numId w:val="2"/>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Click the </w:t>
      </w:r>
      <w:r w:rsidRPr="00BC26C9">
        <w:rPr>
          <w:rFonts w:ascii="Microsoft YaHei" w:eastAsia="Microsoft YaHei" w:hAnsi="Microsoft YaHei" w:cs="Times New Roman" w:hint="eastAsia"/>
          <w:b/>
          <w:bCs/>
          <w:color w:val="333333"/>
          <w:sz w:val="21"/>
          <w:szCs w:val="21"/>
        </w:rPr>
        <w:t>filter drop-down</w:t>
      </w:r>
      <w:r w:rsidRPr="00BC26C9">
        <w:rPr>
          <w:rFonts w:ascii="Microsoft YaHei" w:eastAsia="Microsoft YaHei" w:hAnsi="Microsoft YaHei" w:cs="Times New Roman" w:hint="eastAsia"/>
          <w:color w:val="333333"/>
          <w:sz w:val="21"/>
          <w:szCs w:val="21"/>
        </w:rPr>
        <w:t> in column </w:t>
      </w:r>
      <w:r w:rsidRPr="00BC26C9">
        <w:rPr>
          <w:rFonts w:ascii="Microsoft YaHei" w:eastAsia="Microsoft YaHei" w:hAnsi="Microsoft YaHei" w:cs="Times New Roman" w:hint="eastAsia"/>
          <w:b/>
          <w:bCs/>
          <w:color w:val="333333"/>
          <w:sz w:val="21"/>
          <w:szCs w:val="21"/>
        </w:rPr>
        <w:t>A (Manufacturer</w:t>
      </w:r>
      <w:proofErr w:type="gramStart"/>
      <w:r w:rsidRPr="00BC26C9">
        <w:rPr>
          <w:rFonts w:ascii="Microsoft YaHei" w:eastAsia="Microsoft YaHei" w:hAnsi="Microsoft YaHei" w:cs="Times New Roman" w:hint="eastAsia"/>
          <w:b/>
          <w:bCs/>
          <w:color w:val="333333"/>
          <w:sz w:val="21"/>
          <w:szCs w:val="21"/>
        </w:rPr>
        <w:t>)</w:t>
      </w:r>
      <w:r w:rsidRPr="00BC26C9">
        <w:rPr>
          <w:rFonts w:ascii="Microsoft YaHei" w:eastAsia="Microsoft YaHei" w:hAnsi="Microsoft YaHei" w:cs="Times New Roman" w:hint="eastAsia"/>
          <w:color w:val="333333"/>
          <w:sz w:val="21"/>
          <w:szCs w:val="21"/>
        </w:rPr>
        <w:t>, and</w:t>
      </w:r>
      <w:proofErr w:type="gramEnd"/>
      <w:r w:rsidRPr="00BC26C9">
        <w:rPr>
          <w:rFonts w:ascii="Microsoft YaHei" w:eastAsia="Microsoft YaHei" w:hAnsi="Microsoft YaHei" w:cs="Times New Roman" w:hint="eastAsia"/>
          <w:color w:val="333333"/>
          <w:sz w:val="21"/>
          <w:szCs w:val="21"/>
        </w:rPr>
        <w:t xml:space="preserve"> select </w:t>
      </w:r>
      <w:r w:rsidRPr="00BC26C9">
        <w:rPr>
          <w:rFonts w:ascii="Microsoft YaHei" w:eastAsia="Microsoft YaHei" w:hAnsi="Microsoft YaHei" w:cs="Times New Roman" w:hint="eastAsia"/>
          <w:b/>
          <w:bCs/>
          <w:color w:val="333333"/>
          <w:sz w:val="21"/>
          <w:szCs w:val="21"/>
        </w:rPr>
        <w:t>Filter…</w:t>
      </w:r>
      <w:r w:rsidRPr="00BC26C9">
        <w:rPr>
          <w:rFonts w:ascii="Microsoft YaHei" w:eastAsia="Microsoft YaHei" w:hAnsi="Microsoft YaHei" w:cs="Times New Roman" w:hint="eastAsia"/>
          <w:color w:val="333333"/>
          <w:sz w:val="21"/>
          <w:szCs w:val="21"/>
        </w:rPr>
        <w:t>.</w:t>
      </w:r>
    </w:p>
    <w:p w14:paraId="3CA34B79" w14:textId="77777777" w:rsidR="00BC26C9" w:rsidRPr="00BC26C9" w:rsidRDefault="00BC26C9" w:rsidP="00BC26C9">
      <w:pPr>
        <w:numPr>
          <w:ilvl w:val="0"/>
          <w:numId w:val="2"/>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In the list, only select </w:t>
      </w:r>
      <w:r w:rsidRPr="00BC26C9">
        <w:rPr>
          <w:rFonts w:ascii="Microsoft YaHei" w:eastAsia="Microsoft YaHei" w:hAnsi="Microsoft YaHei" w:cs="Times New Roman" w:hint="eastAsia"/>
          <w:b/>
          <w:bCs/>
          <w:color w:val="333333"/>
          <w:sz w:val="21"/>
          <w:szCs w:val="21"/>
        </w:rPr>
        <w:t>Toyota</w:t>
      </w:r>
      <w:r w:rsidRPr="00BC26C9">
        <w:rPr>
          <w:rFonts w:ascii="Microsoft YaHei" w:eastAsia="Microsoft YaHei" w:hAnsi="Microsoft YaHei" w:cs="Times New Roman" w:hint="eastAsia"/>
          <w:color w:val="333333"/>
          <w:sz w:val="21"/>
          <w:szCs w:val="21"/>
        </w:rPr>
        <w:t> and click </w:t>
      </w:r>
      <w:r w:rsidRPr="00BC26C9">
        <w:rPr>
          <w:rFonts w:ascii="Microsoft YaHei" w:eastAsia="Microsoft YaHei" w:hAnsi="Microsoft YaHei" w:cs="Times New Roman" w:hint="eastAsia"/>
          <w:b/>
          <w:bCs/>
          <w:color w:val="333333"/>
          <w:sz w:val="21"/>
          <w:szCs w:val="21"/>
        </w:rPr>
        <w:t>OK</w:t>
      </w:r>
      <w:r w:rsidRPr="00BC26C9">
        <w:rPr>
          <w:rFonts w:ascii="Microsoft YaHei" w:eastAsia="Microsoft YaHei" w:hAnsi="Microsoft YaHei" w:cs="Times New Roman" w:hint="eastAsia"/>
          <w:color w:val="333333"/>
          <w:sz w:val="21"/>
          <w:szCs w:val="21"/>
        </w:rPr>
        <w:t>.</w:t>
      </w:r>
    </w:p>
    <w:p w14:paraId="5F932A4F" w14:textId="78270928" w:rsidR="00BC26C9" w:rsidRPr="00BC26C9" w:rsidRDefault="00BC26C9" w:rsidP="00BC26C9">
      <w:pPr>
        <w:ind w:left="720"/>
        <w:rPr>
          <w:rFonts w:ascii="Microsoft YaHei" w:eastAsia="Microsoft YaHei" w:hAnsi="Microsoft YaHei" w:cs="Times New Roman"/>
          <w:color w:val="333333"/>
          <w:sz w:val="21"/>
          <w:szCs w:val="21"/>
        </w:rPr>
      </w:pPr>
      <w:r w:rsidRPr="00BC26C9">
        <w:rPr>
          <w:rFonts w:ascii="Microsoft YaHei" w:eastAsia="Microsoft YaHei" w:hAnsi="Microsoft YaHei" w:cs="Times New Roman"/>
          <w:color w:val="333333"/>
          <w:sz w:val="21"/>
          <w:szCs w:val="21"/>
        </w:rPr>
        <w:lastRenderedPageBreak/>
        <w:fldChar w:fldCharType="begin"/>
      </w:r>
      <w:r w:rsidRPr="00BC26C9">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"https://cf-courses-data.s3.us.cloud-object-storage.appdomain.cloud/IBMDeveloperSkillsNetwork-DV0130EN-SkillsNetwork/Hands-on%20Labs/Lab%201%20-%20Creating%20Basic%20Charts/images/1.A.4.png" \* MERGEFORMATINET </w:instrText>
      </w:r>
      <w:r w:rsidRPr="00BC26C9">
        <w:rPr>
          <w:rFonts w:ascii="Microsoft YaHei" w:eastAsia="Microsoft YaHei" w:hAnsi="Microsoft YaHei" w:cs="Times New Roman"/>
          <w:color w:val="333333"/>
          <w:sz w:val="21"/>
          <w:szCs w:val="21"/>
        </w:rPr>
        <w:fldChar w:fldCharType="separate"/>
      </w:r>
      <w:r w:rsidRPr="00BC26C9">
        <w:rPr>
          <w:rFonts w:ascii="Microsoft YaHei" w:eastAsia="Microsoft YaHei" w:hAnsi="Microsoft YaHei" w:cs="Times New Roman"/>
          <w:noProof/>
          <w:color w:val="333333"/>
          <w:sz w:val="21"/>
          <w:szCs w:val="21"/>
        </w:rPr>
        <w:drawing>
          <wp:inline distT="0" distB="0" distL="0" distR="0" wp14:anchorId="28D72910" wp14:editId="7CD450A7">
            <wp:extent cx="4445000" cy="56515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5000" cy="5651500"/>
                    </a:xfrm>
                    <a:prstGeom prst="rect">
                      <a:avLst/>
                    </a:prstGeom>
                    <a:noFill/>
                    <a:ln>
                      <a:noFill/>
                    </a:ln>
                  </pic:spPr>
                </pic:pic>
              </a:graphicData>
            </a:graphic>
          </wp:inline>
        </w:drawing>
      </w:r>
      <w:r w:rsidRPr="00BC26C9">
        <w:rPr>
          <w:rFonts w:ascii="Microsoft YaHei" w:eastAsia="Microsoft YaHei" w:hAnsi="Microsoft YaHei" w:cs="Times New Roman"/>
          <w:color w:val="333333"/>
          <w:sz w:val="21"/>
          <w:szCs w:val="21"/>
        </w:rPr>
        <w:fldChar w:fldCharType="end"/>
      </w:r>
    </w:p>
    <w:p w14:paraId="2BCB123C" w14:textId="77777777" w:rsidR="00BC26C9" w:rsidRPr="00BC26C9" w:rsidRDefault="00BC26C9" w:rsidP="00BC26C9">
      <w:pPr>
        <w:rPr>
          <w:rFonts w:ascii="Times New Roman" w:eastAsia="Times New Roman" w:hAnsi="Times New Roman" w:cs="Times New Roman"/>
        </w:rPr>
      </w:pPr>
      <w:r w:rsidRPr="00BC26C9">
        <w:rPr>
          <w:rFonts w:ascii="Microsoft YaHei" w:eastAsia="Microsoft YaHei" w:hAnsi="Microsoft YaHei" w:cs="Times New Roman" w:hint="eastAsia"/>
          <w:color w:val="333333"/>
          <w:sz w:val="21"/>
          <w:szCs w:val="21"/>
        </w:rPr>
        <w:br/>
      </w:r>
    </w:p>
    <w:p w14:paraId="2887531A" w14:textId="77777777" w:rsidR="00BC26C9" w:rsidRPr="00BC26C9" w:rsidRDefault="00BC26C9" w:rsidP="00BC26C9">
      <w:pPr>
        <w:numPr>
          <w:ilvl w:val="0"/>
          <w:numId w:val="3"/>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Select column </w:t>
      </w:r>
      <w:r w:rsidRPr="00BC26C9">
        <w:rPr>
          <w:rFonts w:ascii="Microsoft YaHei" w:eastAsia="Microsoft YaHei" w:hAnsi="Microsoft YaHei" w:cs="Times New Roman" w:hint="eastAsia"/>
          <w:b/>
          <w:bCs/>
          <w:color w:val="333333"/>
          <w:sz w:val="21"/>
          <w:szCs w:val="21"/>
        </w:rPr>
        <w:t>B</w:t>
      </w:r>
      <w:r w:rsidRPr="00BC26C9">
        <w:rPr>
          <w:rFonts w:ascii="Microsoft YaHei" w:eastAsia="Microsoft YaHei" w:hAnsi="Microsoft YaHei" w:cs="Times New Roman" w:hint="eastAsia"/>
          <w:color w:val="333333"/>
          <w:sz w:val="21"/>
          <w:szCs w:val="21"/>
        </w:rPr>
        <w:t>, then hold </w:t>
      </w:r>
      <w:r w:rsidRPr="00BC26C9">
        <w:rPr>
          <w:rFonts w:ascii="Microsoft YaHei" w:eastAsia="Microsoft YaHei" w:hAnsi="Microsoft YaHei" w:cs="Times New Roman" w:hint="eastAsia"/>
          <w:b/>
          <w:bCs/>
          <w:color w:val="333333"/>
          <w:sz w:val="21"/>
          <w:szCs w:val="21"/>
        </w:rPr>
        <w:t>SHIFT</w:t>
      </w:r>
      <w:r w:rsidRPr="00BC26C9">
        <w:rPr>
          <w:rFonts w:ascii="Microsoft YaHei" w:eastAsia="Microsoft YaHei" w:hAnsi="Microsoft YaHei" w:cs="Times New Roman" w:hint="eastAsia"/>
          <w:color w:val="333333"/>
          <w:sz w:val="21"/>
          <w:szCs w:val="21"/>
        </w:rPr>
        <w:t> and select column </w:t>
      </w:r>
      <w:r w:rsidRPr="00BC26C9">
        <w:rPr>
          <w:rFonts w:ascii="Microsoft YaHei" w:eastAsia="Microsoft YaHei" w:hAnsi="Microsoft YaHei" w:cs="Times New Roman" w:hint="eastAsia"/>
          <w:b/>
          <w:bCs/>
          <w:color w:val="333333"/>
          <w:sz w:val="21"/>
          <w:szCs w:val="21"/>
        </w:rPr>
        <w:t>C</w:t>
      </w:r>
      <w:r w:rsidRPr="00BC26C9">
        <w:rPr>
          <w:rFonts w:ascii="Microsoft YaHei" w:eastAsia="Microsoft YaHei" w:hAnsi="Microsoft YaHei" w:cs="Times New Roman" w:hint="eastAsia"/>
          <w:color w:val="333333"/>
          <w:sz w:val="21"/>
          <w:szCs w:val="21"/>
        </w:rPr>
        <w:t>.</w:t>
      </w:r>
    </w:p>
    <w:p w14:paraId="6A8BD4F9" w14:textId="08FEE837" w:rsidR="00BC26C9" w:rsidRPr="00BC26C9" w:rsidRDefault="00BC26C9" w:rsidP="00BC26C9">
      <w:pPr>
        <w:ind w:left="720"/>
        <w:rPr>
          <w:rFonts w:ascii="Microsoft YaHei" w:eastAsia="Microsoft YaHei" w:hAnsi="Microsoft YaHei" w:cs="Times New Roman"/>
          <w:color w:val="333333"/>
          <w:sz w:val="21"/>
          <w:szCs w:val="21"/>
        </w:rPr>
      </w:pPr>
      <w:r w:rsidRPr="00BC26C9">
        <w:rPr>
          <w:rFonts w:ascii="Microsoft YaHei" w:eastAsia="Microsoft YaHei" w:hAnsi="Microsoft YaHei" w:cs="Times New Roman"/>
          <w:color w:val="333333"/>
          <w:sz w:val="21"/>
          <w:szCs w:val="21"/>
        </w:rPr>
        <w:lastRenderedPageBreak/>
        <w:fldChar w:fldCharType="begin"/>
      </w:r>
      <w:r w:rsidRPr="00BC26C9">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"https://cf-courses-data.s3.us.cloud-object-storage.appdomain.cloud/IBMDeveloperSkillsNetwork-DV0130EN-SkillsNetwork/Hands-on%20Labs/Lab%201%20-%20Creating%20Basic%20Charts/images/1.A.5.png" \* MERGEFORMATINET </w:instrText>
      </w:r>
      <w:r w:rsidRPr="00BC26C9">
        <w:rPr>
          <w:rFonts w:ascii="Microsoft YaHei" w:eastAsia="Microsoft YaHei" w:hAnsi="Microsoft YaHei" w:cs="Times New Roman"/>
          <w:color w:val="333333"/>
          <w:sz w:val="21"/>
          <w:szCs w:val="21"/>
        </w:rPr>
        <w:fldChar w:fldCharType="separate"/>
      </w:r>
      <w:r w:rsidRPr="00BC26C9">
        <w:rPr>
          <w:rFonts w:ascii="Microsoft YaHei" w:eastAsia="Microsoft YaHei" w:hAnsi="Microsoft YaHei" w:cs="Times New Roman"/>
          <w:noProof/>
          <w:color w:val="333333"/>
          <w:sz w:val="21"/>
          <w:szCs w:val="21"/>
        </w:rPr>
        <w:drawing>
          <wp:inline distT="0" distB="0" distL="0" distR="0" wp14:anchorId="614F034F" wp14:editId="139CFF68">
            <wp:extent cx="5943600" cy="2786380"/>
            <wp:effectExtent l="0" t="0" r="0"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r w:rsidRPr="00BC26C9">
        <w:rPr>
          <w:rFonts w:ascii="Microsoft YaHei" w:eastAsia="Microsoft YaHei" w:hAnsi="Microsoft YaHei" w:cs="Times New Roman"/>
          <w:color w:val="333333"/>
          <w:sz w:val="21"/>
          <w:szCs w:val="21"/>
        </w:rPr>
        <w:fldChar w:fldCharType="end"/>
      </w:r>
    </w:p>
    <w:p w14:paraId="11764E12" w14:textId="77777777" w:rsidR="00BC26C9" w:rsidRPr="00BC26C9" w:rsidRDefault="00BC26C9" w:rsidP="00BC26C9">
      <w:pPr>
        <w:rPr>
          <w:rFonts w:ascii="Times New Roman" w:eastAsia="Times New Roman" w:hAnsi="Times New Roman" w:cs="Times New Roman"/>
        </w:rPr>
      </w:pPr>
      <w:r w:rsidRPr="00BC26C9">
        <w:rPr>
          <w:rFonts w:ascii="Microsoft YaHei" w:eastAsia="Microsoft YaHei" w:hAnsi="Microsoft YaHei" w:cs="Times New Roman" w:hint="eastAsia"/>
          <w:color w:val="333333"/>
          <w:sz w:val="21"/>
          <w:szCs w:val="21"/>
        </w:rPr>
        <w:br/>
      </w:r>
    </w:p>
    <w:p w14:paraId="029DB473" w14:textId="46453841" w:rsidR="00BC26C9" w:rsidRPr="00BC26C9" w:rsidRDefault="00BC26C9" w:rsidP="00BC26C9">
      <w:pPr>
        <w:numPr>
          <w:ilvl w:val="0"/>
          <w:numId w:val="4"/>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On the </w:t>
      </w:r>
      <w:r w:rsidRPr="00BC26C9">
        <w:rPr>
          <w:rFonts w:ascii="Microsoft YaHei" w:eastAsia="Microsoft YaHei" w:hAnsi="Microsoft YaHei" w:cs="Times New Roman" w:hint="eastAsia"/>
          <w:b/>
          <w:bCs/>
          <w:color w:val="333333"/>
          <w:sz w:val="21"/>
          <w:szCs w:val="21"/>
        </w:rPr>
        <w:t>Charts</w:t>
      </w:r>
      <w:r w:rsidRPr="00BC26C9">
        <w:rPr>
          <w:rFonts w:ascii="Microsoft YaHei" w:eastAsia="Microsoft YaHei" w:hAnsi="Microsoft YaHei" w:cs="Times New Roman" w:hint="eastAsia"/>
          <w:color w:val="333333"/>
          <w:sz w:val="21"/>
          <w:szCs w:val="21"/>
        </w:rPr>
        <w:t> group of the </w:t>
      </w:r>
      <w:r w:rsidRPr="00BC26C9">
        <w:rPr>
          <w:rFonts w:ascii="Microsoft YaHei" w:eastAsia="Microsoft YaHei" w:hAnsi="Microsoft YaHei" w:cs="Times New Roman" w:hint="eastAsia"/>
          <w:b/>
          <w:bCs/>
          <w:color w:val="333333"/>
          <w:sz w:val="21"/>
          <w:szCs w:val="21"/>
        </w:rPr>
        <w:t>Insert</w:t>
      </w:r>
      <w:r w:rsidRPr="00BC26C9">
        <w:rPr>
          <w:rFonts w:ascii="Microsoft YaHei" w:eastAsia="Microsoft YaHei" w:hAnsi="Microsoft YaHei" w:cs="Times New Roman" w:hint="eastAsia"/>
          <w:color w:val="333333"/>
          <w:sz w:val="21"/>
          <w:szCs w:val="21"/>
        </w:rPr>
        <w:t> tab, click </w:t>
      </w:r>
      <w:r w:rsidRPr="00BC26C9">
        <w:rPr>
          <w:rFonts w:ascii="Microsoft YaHei" w:eastAsia="Microsoft YaHei" w:hAnsi="Microsoft YaHei" w:cs="Times New Roman" w:hint="eastAsia"/>
          <w:b/>
          <w:bCs/>
          <w:color w:val="333333"/>
          <w:sz w:val="21"/>
          <w:szCs w:val="21"/>
        </w:rPr>
        <w:t>Column</w:t>
      </w:r>
      <w:r w:rsidRPr="00BC26C9">
        <w:rPr>
          <w:rFonts w:ascii="Microsoft YaHei" w:eastAsia="Microsoft YaHei" w:hAnsi="Microsoft YaHei" w:cs="Times New Roman" w:hint="eastAsia"/>
          <w:color w:val="333333"/>
          <w:sz w:val="21"/>
          <w:szCs w:val="21"/>
        </w:rPr>
        <w:t> Chart and choose </w:t>
      </w:r>
      <w:r w:rsidRPr="00BC26C9">
        <w:rPr>
          <w:rFonts w:ascii="Microsoft YaHei" w:eastAsia="Microsoft YaHei" w:hAnsi="Microsoft YaHei" w:cs="Times New Roman" w:hint="eastAsia"/>
          <w:b/>
          <w:bCs/>
          <w:color w:val="333333"/>
          <w:sz w:val="21"/>
          <w:szCs w:val="21"/>
        </w:rPr>
        <w:t>Clustered Column</w:t>
      </w:r>
      <w:r w:rsidRPr="00BC26C9">
        <w:rPr>
          <w:rFonts w:ascii="Microsoft YaHei" w:eastAsia="Microsoft YaHei" w:hAnsi="Microsoft YaHei" w:cs="Times New Roman" w:hint="eastAsia"/>
          <w:color w:val="333333"/>
          <w:sz w:val="21"/>
          <w:szCs w:val="21"/>
        </w:rPr>
        <w:t> from the </w:t>
      </w:r>
      <w:r w:rsidRPr="00BC26C9">
        <w:rPr>
          <w:rFonts w:ascii="Microsoft YaHei" w:eastAsia="Microsoft YaHei" w:hAnsi="Microsoft YaHei" w:cs="Times New Roman" w:hint="eastAsia"/>
          <w:b/>
          <w:bCs/>
          <w:color w:val="333333"/>
          <w:sz w:val="21"/>
          <w:szCs w:val="21"/>
        </w:rPr>
        <w:t>2-D Column</w:t>
      </w:r>
      <w:r w:rsidRPr="00BC26C9">
        <w:rPr>
          <w:rFonts w:ascii="Microsoft YaHei" w:eastAsia="Microsoft YaHei" w:hAnsi="Microsoft YaHei" w:cs="Times New Roman" w:hint="eastAsia"/>
          <w:color w:val="333333"/>
          <w:sz w:val="21"/>
          <w:szCs w:val="21"/>
        </w:rPr>
        <w:t> category.</w:t>
      </w:r>
      <w:r w:rsidR="009A7EB4">
        <w:rPr>
          <w:rFonts w:ascii="Microsoft YaHei" w:eastAsia="Microsoft YaHei" w:hAnsi="Microsoft YaHei" w:cs="Times New Roman"/>
          <w:color w:val="333333"/>
          <w:sz w:val="21"/>
          <w:szCs w:val="21"/>
        </w:rPr>
        <w:t xml:space="preserve"> </w:t>
      </w:r>
    </w:p>
    <w:p w14:paraId="7720642F" w14:textId="444D9244" w:rsidR="00BC26C9" w:rsidRPr="00BC26C9" w:rsidRDefault="00BC26C9" w:rsidP="00BC26C9">
      <w:pPr>
        <w:ind w:left="720"/>
        <w:rPr>
          <w:rFonts w:ascii="Microsoft YaHei" w:eastAsia="Microsoft YaHei" w:hAnsi="Microsoft YaHei" w:cs="Times New Roman"/>
          <w:color w:val="333333"/>
          <w:sz w:val="21"/>
          <w:szCs w:val="21"/>
        </w:rPr>
      </w:pPr>
      <w:r w:rsidRPr="00BC26C9">
        <w:rPr>
          <w:rFonts w:ascii="Microsoft YaHei" w:eastAsia="Microsoft YaHei" w:hAnsi="Microsoft YaHei" w:cs="Times New Roman"/>
          <w:color w:val="333333"/>
          <w:sz w:val="21"/>
          <w:szCs w:val="21"/>
        </w:rPr>
        <w:fldChar w:fldCharType="begin"/>
      </w:r>
      <w:r w:rsidRPr="00BC26C9">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"https://cf-courses-data.s3.us.cloud-object-storage.appdomain.cloud/IBMDeveloperSkillsNetwork-DV0130EN-SkillsNetwork/Hands-on%20Labs/Lab%201%20-%20Creating%20Basic%20Charts/images/1.A.6.png" \* MERGEFORMATINET </w:instrText>
      </w:r>
      <w:r w:rsidRPr="00BC26C9">
        <w:rPr>
          <w:rFonts w:ascii="Microsoft YaHei" w:eastAsia="Microsoft YaHei" w:hAnsi="Microsoft YaHei" w:cs="Times New Roman"/>
          <w:color w:val="333333"/>
          <w:sz w:val="21"/>
          <w:szCs w:val="21"/>
        </w:rPr>
        <w:fldChar w:fldCharType="separate"/>
      </w:r>
      <w:r w:rsidRPr="00BC26C9">
        <w:rPr>
          <w:rFonts w:ascii="Microsoft YaHei" w:eastAsia="Microsoft YaHei" w:hAnsi="Microsoft YaHei" w:cs="Times New Roman"/>
          <w:noProof/>
          <w:color w:val="333333"/>
          <w:sz w:val="21"/>
          <w:szCs w:val="21"/>
        </w:rPr>
        <w:drawing>
          <wp:inline distT="0" distB="0" distL="0" distR="0" wp14:anchorId="2F3EC5E4" wp14:editId="463D9A19">
            <wp:extent cx="5943600" cy="3714750"/>
            <wp:effectExtent l="0" t="0" r="0" b="635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sidRPr="00BC26C9">
        <w:rPr>
          <w:rFonts w:ascii="Microsoft YaHei" w:eastAsia="Microsoft YaHei" w:hAnsi="Microsoft YaHei" w:cs="Times New Roman"/>
          <w:color w:val="333333"/>
          <w:sz w:val="21"/>
          <w:szCs w:val="21"/>
        </w:rPr>
        <w:fldChar w:fldCharType="end"/>
      </w:r>
    </w:p>
    <w:p w14:paraId="30B05910" w14:textId="77777777" w:rsidR="00BC26C9" w:rsidRPr="00BC26C9" w:rsidRDefault="00BC26C9" w:rsidP="00BC26C9">
      <w:pPr>
        <w:rPr>
          <w:rFonts w:ascii="Times New Roman" w:eastAsia="Times New Roman" w:hAnsi="Times New Roman" w:cs="Times New Roman"/>
        </w:rPr>
      </w:pPr>
      <w:r w:rsidRPr="00BC26C9">
        <w:rPr>
          <w:rFonts w:ascii="Microsoft YaHei" w:eastAsia="Microsoft YaHei" w:hAnsi="Microsoft YaHei" w:cs="Times New Roman" w:hint="eastAsia"/>
          <w:color w:val="333333"/>
          <w:sz w:val="21"/>
          <w:szCs w:val="21"/>
        </w:rPr>
        <w:br/>
      </w:r>
    </w:p>
    <w:p w14:paraId="78557A46" w14:textId="77777777" w:rsidR="00BC26C9" w:rsidRPr="00BC26C9" w:rsidRDefault="00BC26C9" w:rsidP="00BC26C9">
      <w:pPr>
        <w:numPr>
          <w:ilvl w:val="0"/>
          <w:numId w:val="5"/>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Click on the floating chart area to access the </w:t>
      </w:r>
      <w:r w:rsidRPr="00BC26C9">
        <w:rPr>
          <w:rFonts w:ascii="Microsoft YaHei" w:eastAsia="Microsoft YaHei" w:hAnsi="Microsoft YaHei" w:cs="Times New Roman" w:hint="eastAsia"/>
          <w:b/>
          <w:bCs/>
          <w:color w:val="333333"/>
          <w:sz w:val="21"/>
          <w:szCs w:val="21"/>
        </w:rPr>
        <w:t>Chart</w:t>
      </w:r>
      <w:r w:rsidRPr="00BC26C9">
        <w:rPr>
          <w:rFonts w:ascii="Microsoft YaHei" w:eastAsia="Microsoft YaHei" w:hAnsi="Microsoft YaHei" w:cs="Times New Roman" w:hint="eastAsia"/>
          <w:color w:val="333333"/>
          <w:sz w:val="21"/>
          <w:szCs w:val="21"/>
        </w:rPr>
        <w:t> tab in the ribbon.</w:t>
      </w:r>
    </w:p>
    <w:p w14:paraId="0240C9DE" w14:textId="77777777" w:rsidR="00BC26C9" w:rsidRPr="00BC26C9" w:rsidRDefault="00BC26C9" w:rsidP="00BC26C9">
      <w:pPr>
        <w:numPr>
          <w:ilvl w:val="0"/>
          <w:numId w:val="5"/>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lastRenderedPageBreak/>
        <w:t>On the </w:t>
      </w:r>
      <w:r w:rsidRPr="00BC26C9">
        <w:rPr>
          <w:rFonts w:ascii="Microsoft YaHei" w:eastAsia="Microsoft YaHei" w:hAnsi="Microsoft YaHei" w:cs="Times New Roman" w:hint="eastAsia"/>
          <w:b/>
          <w:bCs/>
          <w:color w:val="333333"/>
          <w:sz w:val="21"/>
          <w:szCs w:val="21"/>
        </w:rPr>
        <w:t>Labels</w:t>
      </w:r>
      <w:r w:rsidRPr="00BC26C9">
        <w:rPr>
          <w:rFonts w:ascii="Microsoft YaHei" w:eastAsia="Microsoft YaHei" w:hAnsi="Microsoft YaHei" w:cs="Times New Roman" w:hint="eastAsia"/>
          <w:color w:val="333333"/>
          <w:sz w:val="21"/>
          <w:szCs w:val="21"/>
        </w:rPr>
        <w:t> group of the </w:t>
      </w:r>
      <w:r w:rsidRPr="00BC26C9">
        <w:rPr>
          <w:rFonts w:ascii="Microsoft YaHei" w:eastAsia="Microsoft YaHei" w:hAnsi="Microsoft YaHei" w:cs="Times New Roman" w:hint="eastAsia"/>
          <w:b/>
          <w:bCs/>
          <w:color w:val="333333"/>
          <w:sz w:val="21"/>
          <w:szCs w:val="21"/>
        </w:rPr>
        <w:t>Chart</w:t>
      </w:r>
      <w:r w:rsidRPr="00BC26C9">
        <w:rPr>
          <w:rFonts w:ascii="Microsoft YaHei" w:eastAsia="Microsoft YaHei" w:hAnsi="Microsoft YaHei" w:cs="Times New Roman" w:hint="eastAsia"/>
          <w:color w:val="333333"/>
          <w:sz w:val="21"/>
          <w:szCs w:val="21"/>
        </w:rPr>
        <w:t> tab, click </w:t>
      </w:r>
      <w:r w:rsidRPr="00BC26C9">
        <w:rPr>
          <w:rFonts w:ascii="Microsoft YaHei" w:eastAsia="Microsoft YaHei" w:hAnsi="Microsoft YaHei" w:cs="Times New Roman" w:hint="eastAsia"/>
          <w:b/>
          <w:bCs/>
          <w:color w:val="333333"/>
          <w:sz w:val="21"/>
          <w:szCs w:val="21"/>
        </w:rPr>
        <w:t>Chart Title</w:t>
      </w:r>
      <w:r w:rsidRPr="00BC26C9">
        <w:rPr>
          <w:rFonts w:ascii="Microsoft YaHei" w:eastAsia="Microsoft YaHei" w:hAnsi="Microsoft YaHei" w:cs="Times New Roman" w:hint="eastAsia"/>
          <w:color w:val="333333"/>
          <w:sz w:val="21"/>
          <w:szCs w:val="21"/>
        </w:rPr>
        <w:t> and select </w:t>
      </w:r>
      <w:r w:rsidRPr="00BC26C9">
        <w:rPr>
          <w:rFonts w:ascii="Microsoft YaHei" w:eastAsia="Microsoft YaHei" w:hAnsi="Microsoft YaHei" w:cs="Times New Roman" w:hint="eastAsia"/>
          <w:b/>
          <w:bCs/>
          <w:color w:val="333333"/>
          <w:sz w:val="21"/>
          <w:szCs w:val="21"/>
        </w:rPr>
        <w:t>Edit Chart Title…</w:t>
      </w:r>
      <w:r w:rsidRPr="00BC26C9">
        <w:rPr>
          <w:rFonts w:ascii="Microsoft YaHei" w:eastAsia="Microsoft YaHei" w:hAnsi="Microsoft YaHei" w:cs="Times New Roman" w:hint="eastAsia"/>
          <w:color w:val="333333"/>
          <w:sz w:val="21"/>
          <w:szCs w:val="21"/>
        </w:rPr>
        <w:t>.</w:t>
      </w:r>
    </w:p>
    <w:p w14:paraId="0A8CF5A3" w14:textId="4CC409E6" w:rsidR="00BC26C9" w:rsidRPr="00BC26C9" w:rsidRDefault="00BC26C9" w:rsidP="00BC26C9">
      <w:pPr>
        <w:ind w:left="720"/>
        <w:rPr>
          <w:rFonts w:ascii="Microsoft YaHei" w:eastAsia="Microsoft YaHei" w:hAnsi="Microsoft YaHei" w:cs="Times New Roman"/>
          <w:color w:val="333333"/>
          <w:sz w:val="21"/>
          <w:szCs w:val="21"/>
        </w:rPr>
      </w:pPr>
      <w:r w:rsidRPr="00BC26C9">
        <w:rPr>
          <w:rFonts w:ascii="Microsoft YaHei" w:eastAsia="Microsoft YaHei" w:hAnsi="Microsoft YaHei" w:cs="Times New Roman"/>
          <w:color w:val="333333"/>
          <w:sz w:val="21"/>
          <w:szCs w:val="21"/>
        </w:rPr>
        <w:fldChar w:fldCharType="begin"/>
      </w:r>
      <w:r w:rsidRPr="00BC26C9">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"https://cf-courses-data.s3.us.cloud-object-storage.appdomain.cloud/IBMDeveloperSkillsNetwork-DV0130EN-SkillsNetwork/Hands-on%20Labs/Lab%201%20-%20Creating%20Basic%20Charts/images/1.A.8.png" \* MERGEFORMATINET </w:instrText>
      </w:r>
      <w:r w:rsidRPr="00BC26C9">
        <w:rPr>
          <w:rFonts w:ascii="Microsoft YaHei" w:eastAsia="Microsoft YaHei" w:hAnsi="Microsoft YaHei" w:cs="Times New Roman"/>
          <w:color w:val="333333"/>
          <w:sz w:val="21"/>
          <w:szCs w:val="21"/>
        </w:rPr>
        <w:fldChar w:fldCharType="separate"/>
      </w:r>
      <w:r w:rsidRPr="00BC26C9">
        <w:rPr>
          <w:rFonts w:ascii="Microsoft YaHei" w:eastAsia="Microsoft YaHei" w:hAnsi="Microsoft YaHei" w:cs="Times New Roman"/>
          <w:noProof/>
          <w:color w:val="333333"/>
          <w:sz w:val="21"/>
          <w:szCs w:val="21"/>
        </w:rPr>
        <w:drawing>
          <wp:inline distT="0" distB="0" distL="0" distR="0" wp14:anchorId="163A8DA7" wp14:editId="64F95879">
            <wp:extent cx="4445000" cy="50800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5000" cy="5080000"/>
                    </a:xfrm>
                    <a:prstGeom prst="rect">
                      <a:avLst/>
                    </a:prstGeom>
                    <a:noFill/>
                    <a:ln>
                      <a:noFill/>
                    </a:ln>
                  </pic:spPr>
                </pic:pic>
              </a:graphicData>
            </a:graphic>
          </wp:inline>
        </w:drawing>
      </w:r>
      <w:r w:rsidRPr="00BC26C9">
        <w:rPr>
          <w:rFonts w:ascii="Microsoft YaHei" w:eastAsia="Microsoft YaHei" w:hAnsi="Microsoft YaHei" w:cs="Times New Roman"/>
          <w:color w:val="333333"/>
          <w:sz w:val="21"/>
          <w:szCs w:val="21"/>
        </w:rPr>
        <w:fldChar w:fldCharType="end"/>
      </w:r>
    </w:p>
    <w:p w14:paraId="5CB8133B" w14:textId="77777777" w:rsidR="00BC26C9" w:rsidRPr="00BC26C9" w:rsidRDefault="00BC26C9" w:rsidP="00BC26C9">
      <w:pPr>
        <w:rPr>
          <w:rFonts w:ascii="Times New Roman" w:eastAsia="Times New Roman" w:hAnsi="Times New Roman" w:cs="Times New Roman"/>
        </w:rPr>
      </w:pPr>
      <w:r w:rsidRPr="00BC26C9">
        <w:rPr>
          <w:rFonts w:ascii="Microsoft YaHei" w:eastAsia="Microsoft YaHei" w:hAnsi="Microsoft YaHei" w:cs="Times New Roman" w:hint="eastAsia"/>
          <w:color w:val="333333"/>
          <w:sz w:val="21"/>
          <w:szCs w:val="21"/>
        </w:rPr>
        <w:br/>
      </w:r>
    </w:p>
    <w:p w14:paraId="1CC6A4EE" w14:textId="77777777" w:rsidR="00BC26C9" w:rsidRPr="00BC26C9" w:rsidRDefault="00BC26C9" w:rsidP="00BC26C9">
      <w:pPr>
        <w:numPr>
          <w:ilvl w:val="0"/>
          <w:numId w:val="6"/>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In the text input area of the dialog box </w:t>
      </w:r>
      <w:r w:rsidRPr="00BC26C9">
        <w:rPr>
          <w:rFonts w:ascii="Microsoft YaHei" w:eastAsia="Microsoft YaHei" w:hAnsi="Microsoft YaHei" w:cs="Times New Roman" w:hint="eastAsia"/>
          <w:b/>
          <w:bCs/>
          <w:color w:val="333333"/>
          <w:sz w:val="21"/>
          <w:szCs w:val="21"/>
        </w:rPr>
        <w:t>Edit Title</w:t>
      </w:r>
      <w:r w:rsidRPr="00BC26C9">
        <w:rPr>
          <w:rFonts w:ascii="Microsoft YaHei" w:eastAsia="Microsoft YaHei" w:hAnsi="Microsoft YaHei" w:cs="Times New Roman" w:hint="eastAsia"/>
          <w:color w:val="333333"/>
          <w:sz w:val="21"/>
          <w:szCs w:val="21"/>
        </w:rPr>
        <w:t>, write </w:t>
      </w:r>
      <w:r w:rsidRPr="00BC26C9">
        <w:rPr>
          <w:rFonts w:ascii="Microsoft YaHei" w:eastAsia="Microsoft YaHei" w:hAnsi="Microsoft YaHei" w:cs="Times New Roman" w:hint="eastAsia"/>
          <w:b/>
          <w:bCs/>
          <w:color w:val="333333"/>
          <w:sz w:val="21"/>
          <w:szCs w:val="21"/>
        </w:rPr>
        <w:t>“Power Perf Factor of Toyota Cars”</w:t>
      </w:r>
      <w:r w:rsidRPr="00BC26C9">
        <w:rPr>
          <w:rFonts w:ascii="Microsoft YaHei" w:eastAsia="Microsoft YaHei" w:hAnsi="Microsoft YaHei" w:cs="Times New Roman" w:hint="eastAsia"/>
          <w:color w:val="333333"/>
          <w:sz w:val="21"/>
          <w:szCs w:val="21"/>
        </w:rPr>
        <w:t> and click </w:t>
      </w:r>
      <w:r w:rsidRPr="00BC26C9">
        <w:rPr>
          <w:rFonts w:ascii="Microsoft YaHei" w:eastAsia="Microsoft YaHei" w:hAnsi="Microsoft YaHei" w:cs="Times New Roman" w:hint="eastAsia"/>
          <w:b/>
          <w:bCs/>
          <w:color w:val="333333"/>
          <w:sz w:val="21"/>
          <w:szCs w:val="21"/>
        </w:rPr>
        <w:t>OK</w:t>
      </w:r>
      <w:r w:rsidRPr="00BC26C9">
        <w:rPr>
          <w:rFonts w:ascii="Microsoft YaHei" w:eastAsia="Microsoft YaHei" w:hAnsi="Microsoft YaHei" w:cs="Times New Roman" w:hint="eastAsia"/>
          <w:color w:val="333333"/>
          <w:sz w:val="21"/>
          <w:szCs w:val="21"/>
        </w:rPr>
        <w:t>.</w:t>
      </w:r>
    </w:p>
    <w:p w14:paraId="0BB1F53D" w14:textId="77777777" w:rsidR="00BC26C9" w:rsidRPr="00BC26C9" w:rsidRDefault="00BC26C9" w:rsidP="00BC26C9">
      <w:pPr>
        <w:numPr>
          <w:ilvl w:val="0"/>
          <w:numId w:val="6"/>
        </w:numPr>
        <w:spacing w:before="240" w:after="240"/>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Your chart should look something like the one below:</w:t>
      </w:r>
    </w:p>
    <w:p w14:paraId="4519D02B" w14:textId="32058022" w:rsidR="00BC26C9" w:rsidRPr="00BC26C9" w:rsidRDefault="00BC26C9" w:rsidP="00BC26C9">
      <w:pPr>
        <w:ind w:left="720"/>
        <w:rPr>
          <w:rFonts w:ascii="Microsoft YaHei" w:eastAsia="Microsoft YaHei" w:hAnsi="Microsoft YaHei" w:cs="Times New Roman"/>
          <w:color w:val="333333"/>
          <w:sz w:val="21"/>
          <w:szCs w:val="21"/>
        </w:rPr>
      </w:pPr>
      <w:r w:rsidRPr="00BC26C9">
        <w:rPr>
          <w:rFonts w:ascii="Microsoft YaHei" w:eastAsia="Microsoft YaHei" w:hAnsi="Microsoft YaHei" w:cs="Times New Roman"/>
          <w:color w:val="333333"/>
          <w:sz w:val="21"/>
          <w:szCs w:val="21"/>
        </w:rPr>
        <w:lastRenderedPageBreak/>
        <w:fldChar w:fldCharType="begin"/>
      </w:r>
      <w:r w:rsidRPr="00BC26C9">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"https://cf-courses-data.s3.us.cloud-object-storage.appdomain.cloud/IBMDeveloperSkillsNetwork-DV0130EN-SkillsNetwork/Hands-on%20Labs/Lab%201%20-%20Creating%20Basic%20Charts/images/1.A.10.png" \* MERGEFORMATINET </w:instrText>
      </w:r>
      <w:r w:rsidRPr="00BC26C9">
        <w:rPr>
          <w:rFonts w:ascii="Microsoft YaHei" w:eastAsia="Microsoft YaHei" w:hAnsi="Microsoft YaHei" w:cs="Times New Roman"/>
          <w:color w:val="333333"/>
          <w:sz w:val="21"/>
          <w:szCs w:val="21"/>
        </w:rPr>
        <w:fldChar w:fldCharType="separate"/>
      </w:r>
      <w:r w:rsidRPr="00BC26C9">
        <w:rPr>
          <w:rFonts w:ascii="Microsoft YaHei" w:eastAsia="Microsoft YaHei" w:hAnsi="Microsoft YaHei" w:cs="Times New Roman"/>
          <w:noProof/>
          <w:color w:val="333333"/>
          <w:sz w:val="21"/>
          <w:szCs w:val="21"/>
        </w:rPr>
        <w:drawing>
          <wp:inline distT="0" distB="0" distL="0" distR="0" wp14:anchorId="5F5900A1" wp14:editId="0E9CD78A">
            <wp:extent cx="5943600" cy="26670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r w:rsidRPr="00BC26C9">
        <w:rPr>
          <w:rFonts w:ascii="Microsoft YaHei" w:eastAsia="Microsoft YaHei" w:hAnsi="Microsoft YaHei" w:cs="Times New Roman"/>
          <w:color w:val="333333"/>
          <w:sz w:val="21"/>
          <w:szCs w:val="21"/>
        </w:rPr>
        <w:fldChar w:fldCharType="end"/>
      </w:r>
    </w:p>
    <w:p w14:paraId="0A53E581" w14:textId="77777777" w:rsidR="00BC26C9" w:rsidRPr="00BC26C9" w:rsidRDefault="00BC26C9" w:rsidP="00BC26C9">
      <w:pPr>
        <w:rPr>
          <w:rFonts w:ascii="Times New Roman" w:eastAsia="Times New Roman" w:hAnsi="Times New Roman" w:cs="Times New Roman"/>
        </w:rPr>
      </w:pPr>
      <w:r w:rsidRPr="00BC26C9">
        <w:rPr>
          <w:rFonts w:ascii="Microsoft YaHei" w:eastAsia="Microsoft YaHei" w:hAnsi="Microsoft YaHei" w:cs="Times New Roman" w:hint="eastAsia"/>
          <w:color w:val="333333"/>
          <w:sz w:val="21"/>
          <w:szCs w:val="21"/>
        </w:rPr>
        <w:br/>
      </w:r>
    </w:p>
    <w:p w14:paraId="4F983E35" w14:textId="77777777" w:rsidR="00BC26C9" w:rsidRPr="00BC26C9" w:rsidRDefault="00BC26C9" w:rsidP="00BC26C9">
      <w:pPr>
        <w:pBdr>
          <w:bottom w:val="single" w:sz="6" w:space="4" w:color="EEEEEE"/>
        </w:pBdr>
        <w:spacing w:before="240" w:after="240"/>
        <w:outlineLvl w:val="1"/>
        <w:rPr>
          <w:rFonts w:ascii="Microsoft YaHei" w:eastAsia="Microsoft YaHei" w:hAnsi="Microsoft YaHei" w:cs="Times New Roman"/>
          <w:b/>
          <w:bCs/>
          <w:color w:val="333333"/>
          <w:sz w:val="42"/>
          <w:szCs w:val="42"/>
        </w:rPr>
      </w:pPr>
      <w:r w:rsidRPr="00BC26C9">
        <w:rPr>
          <w:rFonts w:ascii="Microsoft YaHei" w:eastAsia="Microsoft YaHei" w:hAnsi="Microsoft YaHei" w:cs="Times New Roman" w:hint="eastAsia"/>
          <w:b/>
          <w:bCs/>
          <w:color w:val="333333"/>
          <w:sz w:val="42"/>
          <w:szCs w:val="42"/>
        </w:rPr>
        <w:t xml:space="preserve">Task </w:t>
      </w:r>
      <w:proofErr w:type="gramStart"/>
      <w:r w:rsidRPr="00BC26C9">
        <w:rPr>
          <w:rFonts w:ascii="Microsoft YaHei" w:eastAsia="Microsoft YaHei" w:hAnsi="Microsoft YaHei" w:cs="Times New Roman" w:hint="eastAsia"/>
          <w:b/>
          <w:bCs/>
          <w:color w:val="333333"/>
          <w:sz w:val="42"/>
          <w:szCs w:val="42"/>
        </w:rPr>
        <w:t>B :</w:t>
      </w:r>
      <w:proofErr w:type="gramEnd"/>
      <w:r w:rsidRPr="00BC26C9">
        <w:rPr>
          <w:rFonts w:ascii="Microsoft YaHei" w:eastAsia="Microsoft YaHei" w:hAnsi="Microsoft YaHei" w:cs="Times New Roman" w:hint="eastAsia"/>
          <w:b/>
          <w:bCs/>
          <w:color w:val="333333"/>
          <w:sz w:val="42"/>
          <w:szCs w:val="42"/>
        </w:rPr>
        <w:t xml:space="preserve"> Create an Area Chart</w:t>
      </w:r>
    </w:p>
    <w:p w14:paraId="1E9767E0" w14:textId="77777777" w:rsidR="00BC26C9" w:rsidRPr="00BC26C9" w:rsidRDefault="00BC26C9" w:rsidP="00BC26C9">
      <w:pPr>
        <w:numPr>
          <w:ilvl w:val="0"/>
          <w:numId w:val="7"/>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Switch to the worksheet named </w:t>
      </w:r>
      <w:r w:rsidRPr="00BC26C9">
        <w:rPr>
          <w:rFonts w:ascii="Microsoft YaHei" w:eastAsia="Microsoft YaHei" w:hAnsi="Microsoft YaHei" w:cs="Times New Roman" w:hint="eastAsia"/>
          <w:b/>
          <w:bCs/>
          <w:color w:val="333333"/>
          <w:sz w:val="21"/>
          <w:szCs w:val="21"/>
        </w:rPr>
        <w:t>Area Chart</w:t>
      </w:r>
      <w:r w:rsidRPr="00BC26C9">
        <w:rPr>
          <w:rFonts w:ascii="Microsoft YaHei" w:eastAsia="Microsoft YaHei" w:hAnsi="Microsoft YaHei" w:cs="Times New Roman" w:hint="eastAsia"/>
          <w:color w:val="333333"/>
          <w:sz w:val="21"/>
          <w:szCs w:val="21"/>
        </w:rPr>
        <w:t>.</w:t>
      </w:r>
    </w:p>
    <w:p w14:paraId="3178B014" w14:textId="77777777" w:rsidR="00BC26C9" w:rsidRPr="00BC26C9" w:rsidRDefault="00BC26C9" w:rsidP="00BC26C9">
      <w:pPr>
        <w:numPr>
          <w:ilvl w:val="0"/>
          <w:numId w:val="7"/>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Click the </w:t>
      </w:r>
      <w:r w:rsidRPr="00BC26C9">
        <w:rPr>
          <w:rFonts w:ascii="Microsoft YaHei" w:eastAsia="Microsoft YaHei" w:hAnsi="Microsoft YaHei" w:cs="Times New Roman" w:hint="eastAsia"/>
          <w:b/>
          <w:bCs/>
          <w:color w:val="333333"/>
          <w:sz w:val="21"/>
          <w:szCs w:val="21"/>
        </w:rPr>
        <w:t>filter drop-down</w:t>
      </w:r>
      <w:r w:rsidRPr="00BC26C9">
        <w:rPr>
          <w:rFonts w:ascii="Microsoft YaHei" w:eastAsia="Microsoft YaHei" w:hAnsi="Microsoft YaHei" w:cs="Times New Roman" w:hint="eastAsia"/>
          <w:color w:val="333333"/>
          <w:sz w:val="21"/>
          <w:szCs w:val="21"/>
        </w:rPr>
        <w:t> in column </w:t>
      </w:r>
      <w:r w:rsidRPr="00BC26C9">
        <w:rPr>
          <w:rFonts w:ascii="Microsoft YaHei" w:eastAsia="Microsoft YaHei" w:hAnsi="Microsoft YaHei" w:cs="Times New Roman" w:hint="eastAsia"/>
          <w:b/>
          <w:bCs/>
          <w:color w:val="333333"/>
          <w:sz w:val="21"/>
          <w:szCs w:val="21"/>
        </w:rPr>
        <w:t>A (Manufacturer</w:t>
      </w:r>
      <w:proofErr w:type="gramStart"/>
      <w:r w:rsidRPr="00BC26C9">
        <w:rPr>
          <w:rFonts w:ascii="Microsoft YaHei" w:eastAsia="Microsoft YaHei" w:hAnsi="Microsoft YaHei" w:cs="Times New Roman" w:hint="eastAsia"/>
          <w:b/>
          <w:bCs/>
          <w:color w:val="333333"/>
          <w:sz w:val="21"/>
          <w:szCs w:val="21"/>
        </w:rPr>
        <w:t>)</w:t>
      </w:r>
      <w:r w:rsidRPr="00BC26C9">
        <w:rPr>
          <w:rFonts w:ascii="Microsoft YaHei" w:eastAsia="Microsoft YaHei" w:hAnsi="Microsoft YaHei" w:cs="Times New Roman" w:hint="eastAsia"/>
          <w:color w:val="333333"/>
          <w:sz w:val="21"/>
          <w:szCs w:val="21"/>
        </w:rPr>
        <w:t>, and</w:t>
      </w:r>
      <w:proofErr w:type="gramEnd"/>
      <w:r w:rsidRPr="00BC26C9">
        <w:rPr>
          <w:rFonts w:ascii="Microsoft YaHei" w:eastAsia="Microsoft YaHei" w:hAnsi="Microsoft YaHei" w:cs="Times New Roman" w:hint="eastAsia"/>
          <w:color w:val="333333"/>
          <w:sz w:val="21"/>
          <w:szCs w:val="21"/>
        </w:rPr>
        <w:t xml:space="preserve"> select </w:t>
      </w:r>
      <w:r w:rsidRPr="00BC26C9">
        <w:rPr>
          <w:rFonts w:ascii="Microsoft YaHei" w:eastAsia="Microsoft YaHei" w:hAnsi="Microsoft YaHei" w:cs="Times New Roman" w:hint="eastAsia"/>
          <w:b/>
          <w:bCs/>
          <w:color w:val="333333"/>
          <w:sz w:val="21"/>
          <w:szCs w:val="21"/>
        </w:rPr>
        <w:t>Filter…</w:t>
      </w:r>
      <w:r w:rsidRPr="00BC26C9">
        <w:rPr>
          <w:rFonts w:ascii="Microsoft YaHei" w:eastAsia="Microsoft YaHei" w:hAnsi="Microsoft YaHei" w:cs="Times New Roman" w:hint="eastAsia"/>
          <w:color w:val="333333"/>
          <w:sz w:val="21"/>
          <w:szCs w:val="21"/>
        </w:rPr>
        <w:t>.</w:t>
      </w:r>
    </w:p>
    <w:p w14:paraId="7E07AF7A" w14:textId="77777777" w:rsidR="00BC26C9" w:rsidRPr="00BC26C9" w:rsidRDefault="00BC26C9" w:rsidP="00BC26C9">
      <w:pPr>
        <w:numPr>
          <w:ilvl w:val="0"/>
          <w:numId w:val="7"/>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In the list, only select </w:t>
      </w:r>
      <w:r w:rsidRPr="00BC26C9">
        <w:rPr>
          <w:rFonts w:ascii="Microsoft YaHei" w:eastAsia="Microsoft YaHei" w:hAnsi="Microsoft YaHei" w:cs="Times New Roman" w:hint="eastAsia"/>
          <w:b/>
          <w:bCs/>
          <w:color w:val="333333"/>
          <w:sz w:val="21"/>
          <w:szCs w:val="21"/>
        </w:rPr>
        <w:t>Toyota</w:t>
      </w:r>
      <w:r w:rsidRPr="00BC26C9">
        <w:rPr>
          <w:rFonts w:ascii="Microsoft YaHei" w:eastAsia="Microsoft YaHei" w:hAnsi="Microsoft YaHei" w:cs="Times New Roman" w:hint="eastAsia"/>
          <w:color w:val="333333"/>
          <w:sz w:val="21"/>
          <w:szCs w:val="21"/>
        </w:rPr>
        <w:t> and click </w:t>
      </w:r>
      <w:r w:rsidRPr="00BC26C9">
        <w:rPr>
          <w:rFonts w:ascii="Microsoft YaHei" w:eastAsia="Microsoft YaHei" w:hAnsi="Microsoft YaHei" w:cs="Times New Roman" w:hint="eastAsia"/>
          <w:b/>
          <w:bCs/>
          <w:color w:val="333333"/>
          <w:sz w:val="21"/>
          <w:szCs w:val="21"/>
        </w:rPr>
        <w:t>OK</w:t>
      </w:r>
      <w:r w:rsidRPr="00BC26C9">
        <w:rPr>
          <w:rFonts w:ascii="Microsoft YaHei" w:eastAsia="Microsoft YaHei" w:hAnsi="Microsoft YaHei" w:cs="Times New Roman" w:hint="eastAsia"/>
          <w:color w:val="333333"/>
          <w:sz w:val="21"/>
          <w:szCs w:val="21"/>
        </w:rPr>
        <w:t>.</w:t>
      </w:r>
    </w:p>
    <w:p w14:paraId="07E3CEB7" w14:textId="77777777" w:rsidR="00BC26C9" w:rsidRPr="00BC26C9" w:rsidRDefault="00BC26C9" w:rsidP="00BC26C9">
      <w:pPr>
        <w:numPr>
          <w:ilvl w:val="0"/>
          <w:numId w:val="7"/>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Select column </w:t>
      </w:r>
      <w:r w:rsidRPr="00BC26C9">
        <w:rPr>
          <w:rFonts w:ascii="Microsoft YaHei" w:eastAsia="Microsoft YaHei" w:hAnsi="Microsoft YaHei" w:cs="Times New Roman" w:hint="eastAsia"/>
          <w:b/>
          <w:bCs/>
          <w:color w:val="333333"/>
          <w:sz w:val="21"/>
          <w:szCs w:val="21"/>
        </w:rPr>
        <w:t>B</w:t>
      </w:r>
      <w:r w:rsidRPr="00BC26C9">
        <w:rPr>
          <w:rFonts w:ascii="Microsoft YaHei" w:eastAsia="Microsoft YaHei" w:hAnsi="Microsoft YaHei" w:cs="Times New Roman" w:hint="eastAsia"/>
          <w:color w:val="333333"/>
          <w:sz w:val="21"/>
          <w:szCs w:val="21"/>
        </w:rPr>
        <w:t>, then hold </w:t>
      </w:r>
      <w:r w:rsidRPr="00BC26C9">
        <w:rPr>
          <w:rFonts w:ascii="Microsoft YaHei" w:eastAsia="Microsoft YaHei" w:hAnsi="Microsoft YaHei" w:cs="Times New Roman" w:hint="eastAsia"/>
          <w:b/>
          <w:bCs/>
          <w:color w:val="333333"/>
          <w:sz w:val="21"/>
          <w:szCs w:val="21"/>
        </w:rPr>
        <w:t>SHIFT</w:t>
      </w:r>
      <w:r w:rsidRPr="00BC26C9">
        <w:rPr>
          <w:rFonts w:ascii="Microsoft YaHei" w:eastAsia="Microsoft YaHei" w:hAnsi="Microsoft YaHei" w:cs="Times New Roman" w:hint="eastAsia"/>
          <w:color w:val="333333"/>
          <w:sz w:val="21"/>
          <w:szCs w:val="21"/>
        </w:rPr>
        <w:t> and select column </w:t>
      </w:r>
      <w:r w:rsidRPr="00BC26C9">
        <w:rPr>
          <w:rFonts w:ascii="Microsoft YaHei" w:eastAsia="Microsoft YaHei" w:hAnsi="Microsoft YaHei" w:cs="Times New Roman" w:hint="eastAsia"/>
          <w:b/>
          <w:bCs/>
          <w:color w:val="333333"/>
          <w:sz w:val="21"/>
          <w:szCs w:val="21"/>
        </w:rPr>
        <w:t>C</w:t>
      </w:r>
      <w:r w:rsidRPr="00BC26C9">
        <w:rPr>
          <w:rFonts w:ascii="Microsoft YaHei" w:eastAsia="Microsoft YaHei" w:hAnsi="Microsoft YaHei" w:cs="Times New Roman" w:hint="eastAsia"/>
          <w:color w:val="333333"/>
          <w:sz w:val="21"/>
          <w:szCs w:val="21"/>
        </w:rPr>
        <w:t>.</w:t>
      </w:r>
    </w:p>
    <w:p w14:paraId="497DEB77" w14:textId="77777777" w:rsidR="00BC26C9" w:rsidRPr="00BC26C9" w:rsidRDefault="00BC26C9" w:rsidP="00BC26C9">
      <w:pPr>
        <w:numPr>
          <w:ilvl w:val="0"/>
          <w:numId w:val="7"/>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On the </w:t>
      </w:r>
      <w:r w:rsidRPr="00BC26C9">
        <w:rPr>
          <w:rFonts w:ascii="Microsoft YaHei" w:eastAsia="Microsoft YaHei" w:hAnsi="Microsoft YaHei" w:cs="Times New Roman" w:hint="eastAsia"/>
          <w:b/>
          <w:bCs/>
          <w:color w:val="333333"/>
          <w:sz w:val="21"/>
          <w:szCs w:val="21"/>
        </w:rPr>
        <w:t>Charts</w:t>
      </w:r>
      <w:r w:rsidRPr="00BC26C9">
        <w:rPr>
          <w:rFonts w:ascii="Microsoft YaHei" w:eastAsia="Microsoft YaHei" w:hAnsi="Microsoft YaHei" w:cs="Times New Roman" w:hint="eastAsia"/>
          <w:color w:val="333333"/>
          <w:sz w:val="21"/>
          <w:szCs w:val="21"/>
        </w:rPr>
        <w:t> group of the </w:t>
      </w:r>
      <w:r w:rsidRPr="00BC26C9">
        <w:rPr>
          <w:rFonts w:ascii="Microsoft YaHei" w:eastAsia="Microsoft YaHei" w:hAnsi="Microsoft YaHei" w:cs="Times New Roman" w:hint="eastAsia"/>
          <w:b/>
          <w:bCs/>
          <w:color w:val="333333"/>
          <w:sz w:val="21"/>
          <w:szCs w:val="21"/>
        </w:rPr>
        <w:t>Insert</w:t>
      </w:r>
      <w:r w:rsidRPr="00BC26C9">
        <w:rPr>
          <w:rFonts w:ascii="Microsoft YaHei" w:eastAsia="Microsoft YaHei" w:hAnsi="Microsoft YaHei" w:cs="Times New Roman" w:hint="eastAsia"/>
          <w:color w:val="333333"/>
          <w:sz w:val="21"/>
          <w:szCs w:val="21"/>
        </w:rPr>
        <w:t> tab, click </w:t>
      </w:r>
      <w:r w:rsidRPr="00BC26C9">
        <w:rPr>
          <w:rFonts w:ascii="Microsoft YaHei" w:eastAsia="Microsoft YaHei" w:hAnsi="Microsoft YaHei" w:cs="Times New Roman" w:hint="eastAsia"/>
          <w:b/>
          <w:bCs/>
          <w:color w:val="333333"/>
          <w:sz w:val="21"/>
          <w:szCs w:val="21"/>
        </w:rPr>
        <w:t>Area</w:t>
      </w:r>
      <w:r w:rsidRPr="00BC26C9">
        <w:rPr>
          <w:rFonts w:ascii="Microsoft YaHei" w:eastAsia="Microsoft YaHei" w:hAnsi="Microsoft YaHei" w:cs="Times New Roman" w:hint="eastAsia"/>
          <w:color w:val="333333"/>
          <w:sz w:val="21"/>
          <w:szCs w:val="21"/>
        </w:rPr>
        <w:t> Chart and choose </w:t>
      </w:r>
      <w:r w:rsidRPr="00BC26C9">
        <w:rPr>
          <w:rFonts w:ascii="Microsoft YaHei" w:eastAsia="Microsoft YaHei" w:hAnsi="Microsoft YaHei" w:cs="Times New Roman" w:hint="eastAsia"/>
          <w:b/>
          <w:bCs/>
          <w:color w:val="333333"/>
          <w:sz w:val="21"/>
          <w:szCs w:val="21"/>
        </w:rPr>
        <w:t>Area</w:t>
      </w:r>
      <w:r w:rsidRPr="00BC26C9">
        <w:rPr>
          <w:rFonts w:ascii="Microsoft YaHei" w:eastAsia="Microsoft YaHei" w:hAnsi="Microsoft YaHei" w:cs="Times New Roman" w:hint="eastAsia"/>
          <w:color w:val="333333"/>
          <w:sz w:val="21"/>
          <w:szCs w:val="21"/>
        </w:rPr>
        <w:t> from the </w:t>
      </w:r>
      <w:r w:rsidRPr="00BC26C9">
        <w:rPr>
          <w:rFonts w:ascii="Microsoft YaHei" w:eastAsia="Microsoft YaHei" w:hAnsi="Microsoft YaHei" w:cs="Times New Roman" w:hint="eastAsia"/>
          <w:b/>
          <w:bCs/>
          <w:color w:val="333333"/>
          <w:sz w:val="21"/>
          <w:szCs w:val="21"/>
        </w:rPr>
        <w:t>2-D Area</w:t>
      </w:r>
      <w:r w:rsidRPr="00BC26C9">
        <w:rPr>
          <w:rFonts w:ascii="Microsoft YaHei" w:eastAsia="Microsoft YaHei" w:hAnsi="Microsoft YaHei" w:cs="Times New Roman" w:hint="eastAsia"/>
          <w:color w:val="333333"/>
          <w:sz w:val="21"/>
          <w:szCs w:val="21"/>
        </w:rPr>
        <w:t> category.</w:t>
      </w:r>
    </w:p>
    <w:p w14:paraId="7EBF1BC7" w14:textId="542567C0" w:rsidR="00BC26C9" w:rsidRPr="00BC26C9" w:rsidRDefault="00BC26C9" w:rsidP="00BC26C9">
      <w:pPr>
        <w:ind w:left="720"/>
        <w:rPr>
          <w:rFonts w:ascii="Microsoft YaHei" w:eastAsia="Microsoft YaHei" w:hAnsi="Microsoft YaHei" w:cs="Times New Roman"/>
          <w:color w:val="333333"/>
          <w:sz w:val="21"/>
          <w:szCs w:val="21"/>
        </w:rPr>
      </w:pPr>
      <w:r w:rsidRPr="00BC26C9">
        <w:rPr>
          <w:rFonts w:ascii="Microsoft YaHei" w:eastAsia="Microsoft YaHei" w:hAnsi="Microsoft YaHei" w:cs="Times New Roman"/>
          <w:color w:val="333333"/>
          <w:sz w:val="21"/>
          <w:szCs w:val="21"/>
        </w:rPr>
        <w:fldChar w:fldCharType="begin"/>
      </w:r>
      <w:r w:rsidRPr="00BC26C9">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"https://cf-courses-data.s3.us.cloud-object-storage.appdomain.cloud/IBMDeveloperSkillsNetwork-DV0130EN-SkillsNetwork/Hands-on%20Labs/Lab%201%20-%20Creating%20Basic%20Charts/images/1.B.5.png" \* MERGEFORMATINET </w:instrText>
      </w:r>
      <w:r w:rsidRPr="00BC26C9">
        <w:rPr>
          <w:rFonts w:ascii="Microsoft YaHei" w:eastAsia="Microsoft YaHei" w:hAnsi="Microsoft YaHei" w:cs="Times New Roman"/>
          <w:color w:val="333333"/>
          <w:sz w:val="21"/>
          <w:szCs w:val="21"/>
        </w:rPr>
        <w:fldChar w:fldCharType="separate"/>
      </w:r>
      <w:r w:rsidRPr="00BC26C9">
        <w:rPr>
          <w:rFonts w:ascii="Microsoft YaHei" w:eastAsia="Microsoft YaHei" w:hAnsi="Microsoft YaHei" w:cs="Times New Roman"/>
          <w:noProof/>
          <w:color w:val="333333"/>
          <w:sz w:val="21"/>
          <w:szCs w:val="21"/>
        </w:rPr>
        <w:drawing>
          <wp:inline distT="0" distB="0" distL="0" distR="0" wp14:anchorId="747A0CD5" wp14:editId="64D4D612">
            <wp:extent cx="5943600" cy="279717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r w:rsidRPr="00BC26C9">
        <w:rPr>
          <w:rFonts w:ascii="Microsoft YaHei" w:eastAsia="Microsoft YaHei" w:hAnsi="Microsoft YaHei" w:cs="Times New Roman"/>
          <w:color w:val="333333"/>
          <w:sz w:val="21"/>
          <w:szCs w:val="21"/>
        </w:rPr>
        <w:fldChar w:fldCharType="end"/>
      </w:r>
    </w:p>
    <w:p w14:paraId="0499A28C" w14:textId="77777777" w:rsidR="00BC26C9" w:rsidRPr="00BC26C9" w:rsidRDefault="00BC26C9" w:rsidP="00BC26C9">
      <w:pPr>
        <w:rPr>
          <w:rFonts w:ascii="Times New Roman" w:eastAsia="Times New Roman" w:hAnsi="Times New Roman" w:cs="Times New Roman"/>
        </w:rPr>
      </w:pPr>
      <w:r w:rsidRPr="00BC26C9">
        <w:rPr>
          <w:rFonts w:ascii="Microsoft YaHei" w:eastAsia="Microsoft YaHei" w:hAnsi="Microsoft YaHei" w:cs="Times New Roman" w:hint="eastAsia"/>
          <w:color w:val="333333"/>
          <w:sz w:val="21"/>
          <w:szCs w:val="21"/>
        </w:rPr>
        <w:lastRenderedPageBreak/>
        <w:br/>
      </w:r>
    </w:p>
    <w:p w14:paraId="14FD9513" w14:textId="77777777" w:rsidR="00BC26C9" w:rsidRPr="00BC26C9" w:rsidRDefault="00BC26C9" w:rsidP="00BC26C9">
      <w:pPr>
        <w:numPr>
          <w:ilvl w:val="0"/>
          <w:numId w:val="8"/>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Click on the floating chart area to access the </w:t>
      </w:r>
      <w:r w:rsidRPr="00BC26C9">
        <w:rPr>
          <w:rFonts w:ascii="Microsoft YaHei" w:eastAsia="Microsoft YaHei" w:hAnsi="Microsoft YaHei" w:cs="Times New Roman" w:hint="eastAsia"/>
          <w:b/>
          <w:bCs/>
          <w:color w:val="333333"/>
          <w:sz w:val="21"/>
          <w:szCs w:val="21"/>
        </w:rPr>
        <w:t>Chart</w:t>
      </w:r>
      <w:r w:rsidRPr="00BC26C9">
        <w:rPr>
          <w:rFonts w:ascii="Microsoft YaHei" w:eastAsia="Microsoft YaHei" w:hAnsi="Microsoft YaHei" w:cs="Times New Roman" w:hint="eastAsia"/>
          <w:color w:val="333333"/>
          <w:sz w:val="21"/>
          <w:szCs w:val="21"/>
        </w:rPr>
        <w:t> tab in the ribbon.</w:t>
      </w:r>
    </w:p>
    <w:p w14:paraId="5F4CC6ED" w14:textId="77777777" w:rsidR="00BC26C9" w:rsidRPr="00BC26C9" w:rsidRDefault="00BC26C9" w:rsidP="00BC26C9">
      <w:pPr>
        <w:numPr>
          <w:ilvl w:val="0"/>
          <w:numId w:val="8"/>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On the </w:t>
      </w:r>
      <w:r w:rsidRPr="00BC26C9">
        <w:rPr>
          <w:rFonts w:ascii="Microsoft YaHei" w:eastAsia="Microsoft YaHei" w:hAnsi="Microsoft YaHei" w:cs="Times New Roman" w:hint="eastAsia"/>
          <w:b/>
          <w:bCs/>
          <w:color w:val="333333"/>
          <w:sz w:val="21"/>
          <w:szCs w:val="21"/>
        </w:rPr>
        <w:t>Labels</w:t>
      </w:r>
      <w:r w:rsidRPr="00BC26C9">
        <w:rPr>
          <w:rFonts w:ascii="Microsoft YaHei" w:eastAsia="Microsoft YaHei" w:hAnsi="Microsoft YaHei" w:cs="Times New Roman" w:hint="eastAsia"/>
          <w:color w:val="333333"/>
          <w:sz w:val="21"/>
          <w:szCs w:val="21"/>
        </w:rPr>
        <w:t> group of the </w:t>
      </w:r>
      <w:r w:rsidRPr="00BC26C9">
        <w:rPr>
          <w:rFonts w:ascii="Microsoft YaHei" w:eastAsia="Microsoft YaHei" w:hAnsi="Microsoft YaHei" w:cs="Times New Roman" w:hint="eastAsia"/>
          <w:b/>
          <w:bCs/>
          <w:color w:val="333333"/>
          <w:sz w:val="21"/>
          <w:szCs w:val="21"/>
        </w:rPr>
        <w:t>Chart</w:t>
      </w:r>
      <w:r w:rsidRPr="00BC26C9">
        <w:rPr>
          <w:rFonts w:ascii="Microsoft YaHei" w:eastAsia="Microsoft YaHei" w:hAnsi="Microsoft YaHei" w:cs="Times New Roman" w:hint="eastAsia"/>
          <w:color w:val="333333"/>
          <w:sz w:val="21"/>
          <w:szCs w:val="21"/>
        </w:rPr>
        <w:t> tab, click </w:t>
      </w:r>
      <w:r w:rsidRPr="00BC26C9">
        <w:rPr>
          <w:rFonts w:ascii="Microsoft YaHei" w:eastAsia="Microsoft YaHei" w:hAnsi="Microsoft YaHei" w:cs="Times New Roman" w:hint="eastAsia"/>
          <w:b/>
          <w:bCs/>
          <w:color w:val="333333"/>
          <w:sz w:val="21"/>
          <w:szCs w:val="21"/>
        </w:rPr>
        <w:t>Data Labels</w:t>
      </w:r>
      <w:r w:rsidRPr="00BC26C9">
        <w:rPr>
          <w:rFonts w:ascii="Microsoft YaHei" w:eastAsia="Microsoft YaHei" w:hAnsi="Microsoft YaHei" w:cs="Times New Roman" w:hint="eastAsia"/>
          <w:color w:val="333333"/>
          <w:sz w:val="21"/>
          <w:szCs w:val="21"/>
        </w:rPr>
        <w:t> and select </w:t>
      </w:r>
      <w:r w:rsidRPr="00BC26C9">
        <w:rPr>
          <w:rFonts w:ascii="Microsoft YaHei" w:eastAsia="Microsoft YaHei" w:hAnsi="Microsoft YaHei" w:cs="Times New Roman" w:hint="eastAsia"/>
          <w:b/>
          <w:bCs/>
          <w:color w:val="333333"/>
          <w:sz w:val="21"/>
          <w:szCs w:val="21"/>
        </w:rPr>
        <w:t>Show</w:t>
      </w:r>
      <w:r w:rsidRPr="00BC26C9">
        <w:rPr>
          <w:rFonts w:ascii="Microsoft YaHei" w:eastAsia="Microsoft YaHei" w:hAnsi="Microsoft YaHei" w:cs="Times New Roman" w:hint="eastAsia"/>
          <w:color w:val="333333"/>
          <w:sz w:val="21"/>
          <w:szCs w:val="21"/>
        </w:rPr>
        <w:t>.</w:t>
      </w:r>
    </w:p>
    <w:p w14:paraId="1F7867D0" w14:textId="77777777" w:rsidR="00BC26C9" w:rsidRPr="00BC26C9" w:rsidRDefault="00BC26C9" w:rsidP="00BC26C9">
      <w:pPr>
        <w:numPr>
          <w:ilvl w:val="0"/>
          <w:numId w:val="8"/>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On the </w:t>
      </w:r>
      <w:r w:rsidRPr="00BC26C9">
        <w:rPr>
          <w:rFonts w:ascii="Microsoft YaHei" w:eastAsia="Microsoft YaHei" w:hAnsi="Microsoft YaHei" w:cs="Times New Roman" w:hint="eastAsia"/>
          <w:b/>
          <w:bCs/>
          <w:color w:val="333333"/>
          <w:sz w:val="21"/>
          <w:szCs w:val="21"/>
        </w:rPr>
        <w:t>Format</w:t>
      </w:r>
      <w:r w:rsidRPr="00BC26C9">
        <w:rPr>
          <w:rFonts w:ascii="Microsoft YaHei" w:eastAsia="Microsoft YaHei" w:hAnsi="Microsoft YaHei" w:cs="Times New Roman" w:hint="eastAsia"/>
          <w:color w:val="333333"/>
          <w:sz w:val="21"/>
          <w:szCs w:val="21"/>
        </w:rPr>
        <w:t> group of the </w:t>
      </w:r>
      <w:r w:rsidRPr="00BC26C9">
        <w:rPr>
          <w:rFonts w:ascii="Microsoft YaHei" w:eastAsia="Microsoft YaHei" w:hAnsi="Microsoft YaHei" w:cs="Times New Roman" w:hint="eastAsia"/>
          <w:b/>
          <w:bCs/>
          <w:color w:val="333333"/>
          <w:sz w:val="21"/>
          <w:szCs w:val="21"/>
        </w:rPr>
        <w:t>Chart</w:t>
      </w:r>
      <w:r w:rsidRPr="00BC26C9">
        <w:rPr>
          <w:rFonts w:ascii="Microsoft YaHei" w:eastAsia="Microsoft YaHei" w:hAnsi="Microsoft YaHei" w:cs="Times New Roman" w:hint="eastAsia"/>
          <w:color w:val="333333"/>
          <w:sz w:val="21"/>
          <w:szCs w:val="21"/>
        </w:rPr>
        <w:t> tab, click </w:t>
      </w:r>
      <w:r w:rsidRPr="00BC26C9">
        <w:rPr>
          <w:rFonts w:ascii="Microsoft YaHei" w:eastAsia="Microsoft YaHei" w:hAnsi="Microsoft YaHei" w:cs="Times New Roman" w:hint="eastAsia"/>
          <w:b/>
          <w:bCs/>
          <w:color w:val="333333"/>
          <w:sz w:val="21"/>
          <w:szCs w:val="21"/>
        </w:rPr>
        <w:t>Format</w:t>
      </w:r>
      <w:r w:rsidRPr="00BC26C9">
        <w:rPr>
          <w:rFonts w:ascii="Microsoft YaHei" w:eastAsia="Microsoft YaHei" w:hAnsi="Microsoft YaHei" w:cs="Times New Roman" w:hint="eastAsia"/>
          <w:color w:val="333333"/>
          <w:sz w:val="21"/>
          <w:szCs w:val="21"/>
        </w:rPr>
        <w:t>.</w:t>
      </w:r>
    </w:p>
    <w:p w14:paraId="693357BF" w14:textId="77777777" w:rsidR="00BC26C9" w:rsidRPr="00BC26C9" w:rsidRDefault="00BC26C9" w:rsidP="00BC26C9">
      <w:pPr>
        <w:numPr>
          <w:ilvl w:val="0"/>
          <w:numId w:val="8"/>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 xml:space="preserve">On the </w:t>
      </w:r>
      <w:proofErr w:type="gramStart"/>
      <w:r w:rsidRPr="00BC26C9">
        <w:rPr>
          <w:rFonts w:ascii="Microsoft YaHei" w:eastAsia="Microsoft YaHei" w:hAnsi="Microsoft YaHei" w:cs="Times New Roman" w:hint="eastAsia"/>
          <w:color w:val="333333"/>
          <w:sz w:val="21"/>
          <w:szCs w:val="21"/>
        </w:rPr>
        <w:t>right side</w:t>
      </w:r>
      <w:proofErr w:type="gramEnd"/>
      <w:r w:rsidRPr="00BC26C9">
        <w:rPr>
          <w:rFonts w:ascii="Microsoft YaHei" w:eastAsia="Microsoft YaHei" w:hAnsi="Microsoft YaHei" w:cs="Times New Roman" w:hint="eastAsia"/>
          <w:color w:val="333333"/>
          <w:sz w:val="21"/>
          <w:szCs w:val="21"/>
        </w:rPr>
        <w:t xml:space="preserve"> menu bar </w:t>
      </w:r>
      <w:r w:rsidRPr="00BC26C9">
        <w:rPr>
          <w:rFonts w:ascii="Microsoft YaHei" w:eastAsia="Microsoft YaHei" w:hAnsi="Microsoft YaHei" w:cs="Times New Roman" w:hint="eastAsia"/>
          <w:b/>
          <w:bCs/>
          <w:color w:val="333333"/>
          <w:sz w:val="21"/>
          <w:szCs w:val="21"/>
        </w:rPr>
        <w:t>Format</w:t>
      </w:r>
      <w:r w:rsidRPr="00BC26C9">
        <w:rPr>
          <w:rFonts w:ascii="Microsoft YaHei" w:eastAsia="Microsoft YaHei" w:hAnsi="Microsoft YaHei" w:cs="Times New Roman" w:hint="eastAsia"/>
          <w:color w:val="333333"/>
          <w:sz w:val="21"/>
          <w:szCs w:val="21"/>
        </w:rPr>
        <w:t>, select </w:t>
      </w:r>
      <w:r w:rsidRPr="00BC26C9">
        <w:rPr>
          <w:rFonts w:ascii="Microsoft YaHei" w:eastAsia="Microsoft YaHei" w:hAnsi="Microsoft YaHei" w:cs="Times New Roman" w:hint="eastAsia"/>
          <w:b/>
          <w:bCs/>
          <w:color w:val="333333"/>
          <w:sz w:val="21"/>
          <w:szCs w:val="21"/>
        </w:rPr>
        <w:t>Series “Unit Sales” &gt; Fill &gt; Gold, Accent 4</w:t>
      </w:r>
      <w:r w:rsidRPr="00BC26C9">
        <w:rPr>
          <w:rFonts w:ascii="Microsoft YaHei" w:eastAsia="Microsoft YaHei" w:hAnsi="Microsoft YaHei" w:cs="Times New Roman" w:hint="eastAsia"/>
          <w:color w:val="333333"/>
          <w:sz w:val="21"/>
          <w:szCs w:val="21"/>
        </w:rPr>
        <w:t>.</w:t>
      </w:r>
    </w:p>
    <w:p w14:paraId="71BA3BA3" w14:textId="4A30352E" w:rsidR="00BC26C9" w:rsidRPr="00BC26C9" w:rsidRDefault="00BC26C9" w:rsidP="00BC26C9">
      <w:pPr>
        <w:ind w:left="720"/>
        <w:rPr>
          <w:rFonts w:ascii="Microsoft YaHei" w:eastAsia="Microsoft YaHei" w:hAnsi="Microsoft YaHei" w:cs="Times New Roman"/>
          <w:color w:val="333333"/>
          <w:sz w:val="21"/>
          <w:szCs w:val="21"/>
        </w:rPr>
      </w:pPr>
      <w:r w:rsidRPr="00BC26C9">
        <w:rPr>
          <w:rFonts w:ascii="Microsoft YaHei" w:eastAsia="Microsoft YaHei" w:hAnsi="Microsoft YaHei" w:cs="Times New Roman"/>
          <w:color w:val="333333"/>
          <w:sz w:val="21"/>
          <w:szCs w:val="21"/>
        </w:rPr>
        <w:lastRenderedPageBreak/>
        <w:fldChar w:fldCharType="begin"/>
      </w:r>
      <w:r w:rsidRPr="00BC26C9">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"https://cf-courses-data.s3.us.cloud-object-storage.appdomain.cloud/IBMDeveloperSkillsNetwork-DV0130EN-SkillsNetwork/Hands-on%20Labs/Lab%201%20-%20Creating%20Basic%20Charts/images/1.B.9.png" \* MERGEFORMATINET </w:instrText>
      </w:r>
      <w:r w:rsidRPr="00BC26C9">
        <w:rPr>
          <w:rFonts w:ascii="Microsoft YaHei" w:eastAsia="Microsoft YaHei" w:hAnsi="Microsoft YaHei" w:cs="Times New Roman"/>
          <w:color w:val="333333"/>
          <w:sz w:val="21"/>
          <w:szCs w:val="21"/>
        </w:rPr>
        <w:fldChar w:fldCharType="separate"/>
      </w:r>
      <w:r w:rsidRPr="00BC26C9">
        <w:rPr>
          <w:rFonts w:ascii="Microsoft YaHei" w:eastAsia="Microsoft YaHei" w:hAnsi="Microsoft YaHei" w:cs="Times New Roman"/>
          <w:noProof/>
          <w:color w:val="333333"/>
          <w:sz w:val="21"/>
          <w:szCs w:val="21"/>
        </w:rPr>
        <w:drawing>
          <wp:inline distT="0" distB="0" distL="0" distR="0" wp14:anchorId="094B3A3F" wp14:editId="4E9BCDBA">
            <wp:extent cx="4445000" cy="73025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5000" cy="7302500"/>
                    </a:xfrm>
                    <a:prstGeom prst="rect">
                      <a:avLst/>
                    </a:prstGeom>
                    <a:noFill/>
                    <a:ln>
                      <a:noFill/>
                    </a:ln>
                  </pic:spPr>
                </pic:pic>
              </a:graphicData>
            </a:graphic>
          </wp:inline>
        </w:drawing>
      </w:r>
      <w:r w:rsidRPr="00BC26C9">
        <w:rPr>
          <w:rFonts w:ascii="Microsoft YaHei" w:eastAsia="Microsoft YaHei" w:hAnsi="Microsoft YaHei" w:cs="Times New Roman"/>
          <w:color w:val="333333"/>
          <w:sz w:val="21"/>
          <w:szCs w:val="21"/>
        </w:rPr>
        <w:fldChar w:fldCharType="end"/>
      </w:r>
    </w:p>
    <w:p w14:paraId="108EC2B8" w14:textId="77777777" w:rsidR="00BC26C9" w:rsidRPr="00BC26C9" w:rsidRDefault="00BC26C9" w:rsidP="00BC26C9">
      <w:pPr>
        <w:rPr>
          <w:rFonts w:ascii="Times New Roman" w:eastAsia="Times New Roman" w:hAnsi="Times New Roman" w:cs="Times New Roman"/>
        </w:rPr>
      </w:pPr>
      <w:r w:rsidRPr="00BC26C9">
        <w:rPr>
          <w:rFonts w:ascii="Microsoft YaHei" w:eastAsia="Microsoft YaHei" w:hAnsi="Microsoft YaHei" w:cs="Times New Roman" w:hint="eastAsia"/>
          <w:color w:val="333333"/>
          <w:sz w:val="21"/>
          <w:szCs w:val="21"/>
        </w:rPr>
        <w:br/>
      </w:r>
    </w:p>
    <w:p w14:paraId="4FD0D2E7" w14:textId="77777777" w:rsidR="00BC26C9" w:rsidRPr="00BC26C9" w:rsidRDefault="00BC26C9" w:rsidP="00BC26C9">
      <w:pPr>
        <w:numPr>
          <w:ilvl w:val="0"/>
          <w:numId w:val="9"/>
        </w:numPr>
        <w:spacing w:before="240" w:after="240"/>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Your chart should look something like the one below:</w:t>
      </w:r>
    </w:p>
    <w:p w14:paraId="1937BB64" w14:textId="1665F78C" w:rsidR="00BC26C9" w:rsidRPr="00BC26C9" w:rsidRDefault="00BC26C9" w:rsidP="00BC26C9">
      <w:pPr>
        <w:ind w:left="720"/>
        <w:rPr>
          <w:rFonts w:ascii="Microsoft YaHei" w:eastAsia="Microsoft YaHei" w:hAnsi="Microsoft YaHei" w:cs="Times New Roman"/>
          <w:color w:val="333333"/>
          <w:sz w:val="21"/>
          <w:szCs w:val="21"/>
        </w:rPr>
      </w:pPr>
      <w:r w:rsidRPr="00BC26C9">
        <w:rPr>
          <w:rFonts w:ascii="Microsoft YaHei" w:eastAsia="Microsoft YaHei" w:hAnsi="Microsoft YaHei" w:cs="Times New Roman"/>
          <w:color w:val="333333"/>
          <w:sz w:val="21"/>
          <w:szCs w:val="21"/>
        </w:rPr>
        <w:lastRenderedPageBreak/>
        <w:fldChar w:fldCharType="begin"/>
      </w:r>
      <w:r w:rsidRPr="00BC26C9">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"https://cf-courses-data.s3.us.cloud-object-storage.appdomain.cloud/IBMDeveloperSkillsNetwork-DV0130EN-SkillsNetwork/Hands-on%20Labs/Lab%201%20-%20Creating%20Basic%20Charts/images/1.B.10.png" \* MERGEFORMATINET </w:instrText>
      </w:r>
      <w:r w:rsidRPr="00BC26C9">
        <w:rPr>
          <w:rFonts w:ascii="Microsoft YaHei" w:eastAsia="Microsoft YaHei" w:hAnsi="Microsoft YaHei" w:cs="Times New Roman"/>
          <w:color w:val="333333"/>
          <w:sz w:val="21"/>
          <w:szCs w:val="21"/>
        </w:rPr>
        <w:fldChar w:fldCharType="separate"/>
      </w:r>
      <w:r w:rsidRPr="00BC26C9">
        <w:rPr>
          <w:rFonts w:ascii="Microsoft YaHei" w:eastAsia="Microsoft YaHei" w:hAnsi="Microsoft YaHei" w:cs="Times New Roman"/>
          <w:noProof/>
          <w:color w:val="333333"/>
          <w:sz w:val="21"/>
          <w:szCs w:val="21"/>
        </w:rPr>
        <w:drawing>
          <wp:inline distT="0" distB="0" distL="0" distR="0" wp14:anchorId="260647E6" wp14:editId="40C666E3">
            <wp:extent cx="5943600" cy="2726690"/>
            <wp:effectExtent l="0" t="0" r="0" b="381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26690"/>
                    </a:xfrm>
                    <a:prstGeom prst="rect">
                      <a:avLst/>
                    </a:prstGeom>
                    <a:noFill/>
                    <a:ln>
                      <a:noFill/>
                    </a:ln>
                  </pic:spPr>
                </pic:pic>
              </a:graphicData>
            </a:graphic>
          </wp:inline>
        </w:drawing>
      </w:r>
      <w:r w:rsidRPr="00BC26C9">
        <w:rPr>
          <w:rFonts w:ascii="Microsoft YaHei" w:eastAsia="Microsoft YaHei" w:hAnsi="Microsoft YaHei" w:cs="Times New Roman"/>
          <w:color w:val="333333"/>
          <w:sz w:val="21"/>
          <w:szCs w:val="21"/>
        </w:rPr>
        <w:fldChar w:fldCharType="end"/>
      </w:r>
    </w:p>
    <w:p w14:paraId="0A1CAC25" w14:textId="77777777" w:rsidR="00BC26C9" w:rsidRPr="00BC26C9" w:rsidRDefault="00BC26C9" w:rsidP="00BC26C9">
      <w:pPr>
        <w:rPr>
          <w:rFonts w:ascii="Times New Roman" w:eastAsia="Times New Roman" w:hAnsi="Times New Roman" w:cs="Times New Roman"/>
        </w:rPr>
      </w:pPr>
      <w:r w:rsidRPr="00BC26C9">
        <w:rPr>
          <w:rFonts w:ascii="Microsoft YaHei" w:eastAsia="Microsoft YaHei" w:hAnsi="Microsoft YaHei" w:cs="Times New Roman" w:hint="eastAsia"/>
          <w:color w:val="333333"/>
          <w:sz w:val="21"/>
          <w:szCs w:val="21"/>
        </w:rPr>
        <w:br/>
      </w:r>
    </w:p>
    <w:p w14:paraId="0904BF7E" w14:textId="77777777" w:rsidR="00BC26C9" w:rsidRPr="00BC26C9" w:rsidRDefault="00BC26C9" w:rsidP="00BC26C9">
      <w:pPr>
        <w:pBdr>
          <w:bottom w:val="single" w:sz="6" w:space="4" w:color="EEEEEE"/>
        </w:pBdr>
        <w:spacing w:before="240" w:after="240"/>
        <w:outlineLvl w:val="0"/>
        <w:rPr>
          <w:rFonts w:ascii="Microsoft YaHei" w:eastAsia="Microsoft YaHei" w:hAnsi="Microsoft YaHei" w:cs="Times New Roman"/>
          <w:b/>
          <w:bCs/>
          <w:color w:val="333333"/>
          <w:kern w:val="36"/>
          <w:sz w:val="54"/>
          <w:szCs w:val="54"/>
        </w:rPr>
      </w:pPr>
      <w:r w:rsidRPr="00BC26C9">
        <w:rPr>
          <w:rFonts w:ascii="Microsoft YaHei" w:eastAsia="Microsoft YaHei" w:hAnsi="Microsoft YaHei" w:cs="Times New Roman" w:hint="eastAsia"/>
          <w:b/>
          <w:bCs/>
          <w:color w:val="333333"/>
          <w:kern w:val="36"/>
          <w:sz w:val="54"/>
          <w:szCs w:val="54"/>
        </w:rPr>
        <w:t xml:space="preserve">Exercise </w:t>
      </w:r>
      <w:proofErr w:type="gramStart"/>
      <w:r w:rsidRPr="00BC26C9">
        <w:rPr>
          <w:rFonts w:ascii="Microsoft YaHei" w:eastAsia="Microsoft YaHei" w:hAnsi="Microsoft YaHei" w:cs="Times New Roman" w:hint="eastAsia"/>
          <w:b/>
          <w:bCs/>
          <w:color w:val="333333"/>
          <w:kern w:val="36"/>
          <w:sz w:val="54"/>
          <w:szCs w:val="54"/>
        </w:rPr>
        <w:t>2 :</w:t>
      </w:r>
      <w:proofErr w:type="gramEnd"/>
      <w:r w:rsidRPr="00BC26C9">
        <w:rPr>
          <w:rFonts w:ascii="Microsoft YaHei" w:eastAsia="Microsoft YaHei" w:hAnsi="Microsoft YaHei" w:cs="Times New Roman" w:hint="eastAsia"/>
          <w:b/>
          <w:bCs/>
          <w:color w:val="333333"/>
          <w:kern w:val="36"/>
          <w:sz w:val="54"/>
          <w:szCs w:val="54"/>
        </w:rPr>
        <w:t xml:space="preserve"> Create Bar Charts and Line Charts from a Pivot Table in Excel</w:t>
      </w:r>
    </w:p>
    <w:p w14:paraId="1632F328" w14:textId="77777777" w:rsidR="00BC26C9" w:rsidRPr="00BC26C9" w:rsidRDefault="00BC26C9" w:rsidP="00BC26C9">
      <w:pPr>
        <w:spacing w:after="240"/>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In this exercise, you will learn how to create basic charts, such as bar and line charts, using a pivot table in Excel.</w:t>
      </w:r>
    </w:p>
    <w:p w14:paraId="3BA709B7" w14:textId="77777777" w:rsidR="00BC26C9" w:rsidRPr="00BC26C9" w:rsidRDefault="00BC26C9" w:rsidP="00BC26C9">
      <w:pPr>
        <w:pBdr>
          <w:bottom w:val="single" w:sz="6" w:space="4" w:color="EEEEEE"/>
        </w:pBdr>
        <w:spacing w:before="240" w:after="240"/>
        <w:outlineLvl w:val="1"/>
        <w:rPr>
          <w:rFonts w:ascii="Microsoft YaHei" w:eastAsia="Microsoft YaHei" w:hAnsi="Microsoft YaHei" w:cs="Times New Roman"/>
          <w:b/>
          <w:bCs/>
          <w:color w:val="333333"/>
          <w:sz w:val="42"/>
          <w:szCs w:val="42"/>
        </w:rPr>
      </w:pPr>
      <w:r w:rsidRPr="00BC26C9">
        <w:rPr>
          <w:rFonts w:ascii="Microsoft YaHei" w:eastAsia="Microsoft YaHei" w:hAnsi="Microsoft YaHei" w:cs="Times New Roman" w:hint="eastAsia"/>
          <w:b/>
          <w:bCs/>
          <w:color w:val="333333"/>
          <w:sz w:val="42"/>
          <w:szCs w:val="42"/>
        </w:rPr>
        <w:t xml:space="preserve">Task </w:t>
      </w:r>
      <w:proofErr w:type="gramStart"/>
      <w:r w:rsidRPr="00BC26C9">
        <w:rPr>
          <w:rFonts w:ascii="Microsoft YaHei" w:eastAsia="Microsoft YaHei" w:hAnsi="Microsoft YaHei" w:cs="Times New Roman" w:hint="eastAsia"/>
          <w:b/>
          <w:bCs/>
          <w:color w:val="333333"/>
          <w:sz w:val="42"/>
          <w:szCs w:val="42"/>
        </w:rPr>
        <w:t>A :</w:t>
      </w:r>
      <w:proofErr w:type="gramEnd"/>
      <w:r w:rsidRPr="00BC26C9">
        <w:rPr>
          <w:rFonts w:ascii="Microsoft YaHei" w:eastAsia="Microsoft YaHei" w:hAnsi="Microsoft YaHei" w:cs="Times New Roman" w:hint="eastAsia"/>
          <w:b/>
          <w:bCs/>
          <w:color w:val="333333"/>
          <w:sz w:val="42"/>
          <w:szCs w:val="42"/>
        </w:rPr>
        <w:t xml:space="preserve"> Create a Bar Chart from a Pivot Table</w:t>
      </w:r>
    </w:p>
    <w:p w14:paraId="122C9690" w14:textId="77777777" w:rsidR="00BC26C9" w:rsidRPr="00BC26C9" w:rsidRDefault="00BC26C9" w:rsidP="00BC26C9">
      <w:pPr>
        <w:numPr>
          <w:ilvl w:val="0"/>
          <w:numId w:val="10"/>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Switch to the worksheet named </w:t>
      </w:r>
      <w:r w:rsidRPr="00BC26C9">
        <w:rPr>
          <w:rFonts w:ascii="Microsoft YaHei" w:eastAsia="Microsoft YaHei" w:hAnsi="Microsoft YaHei" w:cs="Times New Roman" w:hint="eastAsia"/>
          <w:b/>
          <w:bCs/>
          <w:color w:val="333333"/>
          <w:sz w:val="21"/>
          <w:szCs w:val="21"/>
        </w:rPr>
        <w:t>Bar Chart</w:t>
      </w:r>
      <w:r w:rsidRPr="00BC26C9">
        <w:rPr>
          <w:rFonts w:ascii="Microsoft YaHei" w:eastAsia="Microsoft YaHei" w:hAnsi="Microsoft YaHei" w:cs="Times New Roman" w:hint="eastAsia"/>
          <w:color w:val="333333"/>
          <w:sz w:val="21"/>
          <w:szCs w:val="21"/>
        </w:rPr>
        <w:t>.</w:t>
      </w:r>
    </w:p>
    <w:p w14:paraId="5398C710" w14:textId="77777777" w:rsidR="00BC26C9" w:rsidRPr="00BC26C9" w:rsidRDefault="00BC26C9" w:rsidP="00BC26C9">
      <w:pPr>
        <w:numPr>
          <w:ilvl w:val="0"/>
          <w:numId w:val="10"/>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Click the </w:t>
      </w:r>
      <w:r w:rsidRPr="00BC26C9">
        <w:rPr>
          <w:rFonts w:ascii="Microsoft YaHei" w:eastAsia="Microsoft YaHei" w:hAnsi="Microsoft YaHei" w:cs="Times New Roman" w:hint="eastAsia"/>
          <w:b/>
          <w:bCs/>
          <w:color w:val="333333"/>
          <w:sz w:val="21"/>
          <w:szCs w:val="21"/>
        </w:rPr>
        <w:t>filter drop-down</w:t>
      </w:r>
      <w:r w:rsidRPr="00BC26C9">
        <w:rPr>
          <w:rFonts w:ascii="Microsoft YaHei" w:eastAsia="Microsoft YaHei" w:hAnsi="Microsoft YaHei" w:cs="Times New Roman" w:hint="eastAsia"/>
          <w:color w:val="333333"/>
          <w:sz w:val="21"/>
          <w:szCs w:val="21"/>
        </w:rPr>
        <w:t> in column </w:t>
      </w:r>
      <w:proofErr w:type="gramStart"/>
      <w:r w:rsidRPr="00BC26C9">
        <w:rPr>
          <w:rFonts w:ascii="Microsoft YaHei" w:eastAsia="Microsoft YaHei" w:hAnsi="Microsoft YaHei" w:cs="Times New Roman" w:hint="eastAsia"/>
          <w:b/>
          <w:bCs/>
          <w:color w:val="333333"/>
          <w:sz w:val="21"/>
          <w:szCs w:val="21"/>
        </w:rPr>
        <w:t>A</w:t>
      </w:r>
      <w:r w:rsidRPr="00BC26C9">
        <w:rPr>
          <w:rFonts w:ascii="Microsoft YaHei" w:eastAsia="Microsoft YaHei" w:hAnsi="Microsoft YaHei" w:cs="Times New Roman" w:hint="eastAsia"/>
          <w:color w:val="333333"/>
          <w:sz w:val="21"/>
          <w:szCs w:val="21"/>
        </w:rPr>
        <w:t>, and</w:t>
      </w:r>
      <w:proofErr w:type="gramEnd"/>
      <w:r w:rsidRPr="00BC26C9">
        <w:rPr>
          <w:rFonts w:ascii="Microsoft YaHei" w:eastAsia="Microsoft YaHei" w:hAnsi="Microsoft YaHei" w:cs="Times New Roman" w:hint="eastAsia"/>
          <w:color w:val="333333"/>
          <w:sz w:val="21"/>
          <w:szCs w:val="21"/>
        </w:rPr>
        <w:t xml:space="preserve"> select </w:t>
      </w:r>
      <w:r w:rsidRPr="00BC26C9">
        <w:rPr>
          <w:rFonts w:ascii="Microsoft YaHei" w:eastAsia="Microsoft YaHei" w:hAnsi="Microsoft YaHei" w:cs="Times New Roman" w:hint="eastAsia"/>
          <w:b/>
          <w:bCs/>
          <w:color w:val="333333"/>
          <w:sz w:val="21"/>
          <w:szCs w:val="21"/>
        </w:rPr>
        <w:t>Manufacturer &gt; Filter…</w:t>
      </w:r>
      <w:r w:rsidRPr="00BC26C9">
        <w:rPr>
          <w:rFonts w:ascii="Microsoft YaHei" w:eastAsia="Microsoft YaHei" w:hAnsi="Microsoft YaHei" w:cs="Times New Roman" w:hint="eastAsia"/>
          <w:color w:val="333333"/>
          <w:sz w:val="21"/>
          <w:szCs w:val="21"/>
        </w:rPr>
        <w:t>.</w:t>
      </w:r>
    </w:p>
    <w:p w14:paraId="271985DC" w14:textId="44377CCF" w:rsidR="00BC26C9" w:rsidRPr="00BC26C9" w:rsidRDefault="00BC26C9" w:rsidP="00BC26C9">
      <w:pPr>
        <w:ind w:left="720"/>
        <w:rPr>
          <w:rFonts w:ascii="Microsoft YaHei" w:eastAsia="Microsoft YaHei" w:hAnsi="Microsoft YaHei" w:cs="Times New Roman"/>
          <w:color w:val="333333"/>
          <w:sz w:val="21"/>
          <w:szCs w:val="21"/>
        </w:rPr>
      </w:pPr>
      <w:r w:rsidRPr="00BC26C9">
        <w:rPr>
          <w:rFonts w:ascii="Microsoft YaHei" w:eastAsia="Microsoft YaHei" w:hAnsi="Microsoft YaHei" w:cs="Times New Roman"/>
          <w:color w:val="333333"/>
          <w:sz w:val="21"/>
          <w:szCs w:val="21"/>
        </w:rPr>
        <w:lastRenderedPageBreak/>
        <w:fldChar w:fldCharType="begin"/>
      </w:r>
      <w:r w:rsidRPr="00BC26C9">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"https://cf-courses-data.s3.us.cloud-object-storage.appdomain.cloud/IBMDeveloperSkillsNetwork-DV0130EN-SkillsNetwork/Hands-on%20Labs/Lab%201%20-%20Creating%20Basic%20Charts/images/2.A.2.png" \* MERGEFORMATINET </w:instrText>
      </w:r>
      <w:r w:rsidRPr="00BC26C9">
        <w:rPr>
          <w:rFonts w:ascii="Microsoft YaHei" w:eastAsia="Microsoft YaHei" w:hAnsi="Microsoft YaHei" w:cs="Times New Roman"/>
          <w:color w:val="333333"/>
          <w:sz w:val="21"/>
          <w:szCs w:val="21"/>
        </w:rPr>
        <w:fldChar w:fldCharType="separate"/>
      </w:r>
      <w:r w:rsidRPr="00BC26C9">
        <w:rPr>
          <w:rFonts w:ascii="Microsoft YaHei" w:eastAsia="Microsoft YaHei" w:hAnsi="Microsoft YaHei" w:cs="Times New Roman"/>
          <w:noProof/>
          <w:color w:val="333333"/>
          <w:sz w:val="21"/>
          <w:szCs w:val="21"/>
        </w:rPr>
        <w:drawing>
          <wp:inline distT="0" distB="0" distL="0" distR="0" wp14:anchorId="5A010132" wp14:editId="447B2B43">
            <wp:extent cx="5943600" cy="3566160"/>
            <wp:effectExtent l="0" t="0" r="0" b="254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r w:rsidRPr="00BC26C9">
        <w:rPr>
          <w:rFonts w:ascii="Microsoft YaHei" w:eastAsia="Microsoft YaHei" w:hAnsi="Microsoft YaHei" w:cs="Times New Roman"/>
          <w:color w:val="333333"/>
          <w:sz w:val="21"/>
          <w:szCs w:val="21"/>
        </w:rPr>
        <w:fldChar w:fldCharType="end"/>
      </w:r>
    </w:p>
    <w:p w14:paraId="1931029F" w14:textId="77777777" w:rsidR="00BC26C9" w:rsidRPr="00BC26C9" w:rsidRDefault="00BC26C9" w:rsidP="00BC26C9">
      <w:pPr>
        <w:rPr>
          <w:rFonts w:ascii="Times New Roman" w:eastAsia="Times New Roman" w:hAnsi="Times New Roman" w:cs="Times New Roman"/>
        </w:rPr>
      </w:pPr>
      <w:r w:rsidRPr="00BC26C9">
        <w:rPr>
          <w:rFonts w:ascii="Microsoft YaHei" w:eastAsia="Microsoft YaHei" w:hAnsi="Microsoft YaHei" w:cs="Times New Roman" w:hint="eastAsia"/>
          <w:color w:val="333333"/>
          <w:sz w:val="21"/>
          <w:szCs w:val="21"/>
        </w:rPr>
        <w:br/>
      </w:r>
    </w:p>
    <w:p w14:paraId="083E3BFF" w14:textId="77777777" w:rsidR="00BC26C9" w:rsidRPr="00BC26C9" w:rsidRDefault="00BC26C9" w:rsidP="00BC26C9">
      <w:pPr>
        <w:numPr>
          <w:ilvl w:val="0"/>
          <w:numId w:val="11"/>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In the list, only select </w:t>
      </w:r>
      <w:r w:rsidRPr="00BC26C9">
        <w:rPr>
          <w:rFonts w:ascii="Microsoft YaHei" w:eastAsia="Microsoft YaHei" w:hAnsi="Microsoft YaHei" w:cs="Times New Roman" w:hint="eastAsia"/>
          <w:b/>
          <w:bCs/>
          <w:color w:val="333333"/>
          <w:sz w:val="21"/>
          <w:szCs w:val="21"/>
        </w:rPr>
        <w:t>Toyota</w:t>
      </w:r>
      <w:r w:rsidRPr="00BC26C9">
        <w:rPr>
          <w:rFonts w:ascii="Microsoft YaHei" w:eastAsia="Microsoft YaHei" w:hAnsi="Microsoft YaHei" w:cs="Times New Roman" w:hint="eastAsia"/>
          <w:color w:val="333333"/>
          <w:sz w:val="21"/>
          <w:szCs w:val="21"/>
        </w:rPr>
        <w:t> and click </w:t>
      </w:r>
      <w:r w:rsidRPr="00BC26C9">
        <w:rPr>
          <w:rFonts w:ascii="Microsoft YaHei" w:eastAsia="Microsoft YaHei" w:hAnsi="Microsoft YaHei" w:cs="Times New Roman" w:hint="eastAsia"/>
          <w:b/>
          <w:bCs/>
          <w:color w:val="333333"/>
          <w:sz w:val="21"/>
          <w:szCs w:val="21"/>
        </w:rPr>
        <w:t>OK</w:t>
      </w:r>
      <w:r w:rsidRPr="00BC26C9">
        <w:rPr>
          <w:rFonts w:ascii="Microsoft YaHei" w:eastAsia="Microsoft YaHei" w:hAnsi="Microsoft YaHei" w:cs="Times New Roman" w:hint="eastAsia"/>
          <w:color w:val="333333"/>
          <w:sz w:val="21"/>
          <w:szCs w:val="21"/>
        </w:rPr>
        <w:t>.</w:t>
      </w:r>
    </w:p>
    <w:p w14:paraId="56905BE2" w14:textId="77777777" w:rsidR="00BC26C9" w:rsidRPr="00BC26C9" w:rsidRDefault="00BC26C9" w:rsidP="00BC26C9">
      <w:pPr>
        <w:numPr>
          <w:ilvl w:val="0"/>
          <w:numId w:val="11"/>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Double-click cell </w:t>
      </w:r>
      <w:r w:rsidRPr="00BC26C9">
        <w:rPr>
          <w:rFonts w:ascii="Microsoft YaHei" w:eastAsia="Microsoft YaHei" w:hAnsi="Microsoft YaHei" w:cs="Times New Roman" w:hint="eastAsia"/>
          <w:b/>
          <w:bCs/>
          <w:color w:val="333333"/>
          <w:sz w:val="21"/>
          <w:szCs w:val="21"/>
        </w:rPr>
        <w:t>A4</w:t>
      </w:r>
      <w:r w:rsidRPr="00BC26C9">
        <w:rPr>
          <w:rFonts w:ascii="Microsoft YaHei" w:eastAsia="Microsoft YaHei" w:hAnsi="Microsoft YaHei" w:cs="Times New Roman" w:hint="eastAsia"/>
          <w:color w:val="333333"/>
          <w:sz w:val="21"/>
          <w:szCs w:val="21"/>
        </w:rPr>
        <w:t> to expand entire field.</w:t>
      </w:r>
    </w:p>
    <w:p w14:paraId="7B21DA6B" w14:textId="77777777" w:rsidR="00BC26C9" w:rsidRPr="00BC26C9" w:rsidRDefault="00BC26C9" w:rsidP="00BC26C9">
      <w:pPr>
        <w:numPr>
          <w:ilvl w:val="0"/>
          <w:numId w:val="11"/>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On the </w:t>
      </w:r>
      <w:r w:rsidRPr="00BC26C9">
        <w:rPr>
          <w:rFonts w:ascii="Microsoft YaHei" w:eastAsia="Microsoft YaHei" w:hAnsi="Microsoft YaHei" w:cs="Times New Roman" w:hint="eastAsia"/>
          <w:b/>
          <w:bCs/>
          <w:color w:val="333333"/>
          <w:sz w:val="21"/>
          <w:szCs w:val="21"/>
        </w:rPr>
        <w:t>Charts</w:t>
      </w:r>
      <w:r w:rsidRPr="00BC26C9">
        <w:rPr>
          <w:rFonts w:ascii="Microsoft YaHei" w:eastAsia="Microsoft YaHei" w:hAnsi="Microsoft YaHei" w:cs="Times New Roman" w:hint="eastAsia"/>
          <w:color w:val="333333"/>
          <w:sz w:val="21"/>
          <w:szCs w:val="21"/>
        </w:rPr>
        <w:t> group of the </w:t>
      </w:r>
      <w:r w:rsidRPr="00BC26C9">
        <w:rPr>
          <w:rFonts w:ascii="Microsoft YaHei" w:eastAsia="Microsoft YaHei" w:hAnsi="Microsoft YaHei" w:cs="Times New Roman" w:hint="eastAsia"/>
          <w:b/>
          <w:bCs/>
          <w:color w:val="333333"/>
          <w:sz w:val="21"/>
          <w:szCs w:val="21"/>
        </w:rPr>
        <w:t>Insert</w:t>
      </w:r>
      <w:r w:rsidRPr="00BC26C9">
        <w:rPr>
          <w:rFonts w:ascii="Microsoft YaHei" w:eastAsia="Microsoft YaHei" w:hAnsi="Microsoft YaHei" w:cs="Times New Roman" w:hint="eastAsia"/>
          <w:color w:val="333333"/>
          <w:sz w:val="21"/>
          <w:szCs w:val="21"/>
        </w:rPr>
        <w:t> tab, click </w:t>
      </w:r>
      <w:r w:rsidRPr="00BC26C9">
        <w:rPr>
          <w:rFonts w:ascii="Microsoft YaHei" w:eastAsia="Microsoft YaHei" w:hAnsi="Microsoft YaHei" w:cs="Times New Roman" w:hint="eastAsia"/>
          <w:b/>
          <w:bCs/>
          <w:color w:val="333333"/>
          <w:sz w:val="21"/>
          <w:szCs w:val="21"/>
        </w:rPr>
        <w:t>Bar Chart</w:t>
      </w:r>
      <w:r w:rsidRPr="00BC26C9">
        <w:rPr>
          <w:rFonts w:ascii="Microsoft YaHei" w:eastAsia="Microsoft YaHei" w:hAnsi="Microsoft YaHei" w:cs="Times New Roman" w:hint="eastAsia"/>
          <w:color w:val="333333"/>
          <w:sz w:val="21"/>
          <w:szCs w:val="21"/>
        </w:rPr>
        <w:t> and choose </w:t>
      </w:r>
      <w:r w:rsidRPr="00BC26C9">
        <w:rPr>
          <w:rFonts w:ascii="Microsoft YaHei" w:eastAsia="Microsoft YaHei" w:hAnsi="Microsoft YaHei" w:cs="Times New Roman" w:hint="eastAsia"/>
          <w:b/>
          <w:bCs/>
          <w:color w:val="333333"/>
          <w:sz w:val="21"/>
          <w:szCs w:val="21"/>
        </w:rPr>
        <w:t>Clustered Bar</w:t>
      </w:r>
      <w:r w:rsidRPr="00BC26C9">
        <w:rPr>
          <w:rFonts w:ascii="Microsoft YaHei" w:eastAsia="Microsoft YaHei" w:hAnsi="Microsoft YaHei" w:cs="Times New Roman" w:hint="eastAsia"/>
          <w:color w:val="333333"/>
          <w:sz w:val="21"/>
          <w:szCs w:val="21"/>
        </w:rPr>
        <w:t> from the </w:t>
      </w:r>
      <w:r w:rsidRPr="00BC26C9">
        <w:rPr>
          <w:rFonts w:ascii="Microsoft YaHei" w:eastAsia="Microsoft YaHei" w:hAnsi="Microsoft YaHei" w:cs="Times New Roman" w:hint="eastAsia"/>
          <w:b/>
          <w:bCs/>
          <w:color w:val="333333"/>
          <w:sz w:val="21"/>
          <w:szCs w:val="21"/>
        </w:rPr>
        <w:t>2-D Bar</w:t>
      </w:r>
      <w:r w:rsidRPr="00BC26C9">
        <w:rPr>
          <w:rFonts w:ascii="Microsoft YaHei" w:eastAsia="Microsoft YaHei" w:hAnsi="Microsoft YaHei" w:cs="Times New Roman" w:hint="eastAsia"/>
          <w:color w:val="333333"/>
          <w:sz w:val="21"/>
          <w:szCs w:val="21"/>
        </w:rPr>
        <w:t> category.</w:t>
      </w:r>
    </w:p>
    <w:p w14:paraId="5CC53B99" w14:textId="77777777" w:rsidR="00BC26C9" w:rsidRPr="00BC26C9" w:rsidRDefault="00BC26C9" w:rsidP="00BC26C9">
      <w:pPr>
        <w:numPr>
          <w:ilvl w:val="0"/>
          <w:numId w:val="11"/>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Click on the floating chart area to access the </w:t>
      </w:r>
      <w:r w:rsidRPr="00BC26C9">
        <w:rPr>
          <w:rFonts w:ascii="Microsoft YaHei" w:eastAsia="Microsoft YaHei" w:hAnsi="Microsoft YaHei" w:cs="Times New Roman" w:hint="eastAsia"/>
          <w:b/>
          <w:bCs/>
          <w:color w:val="333333"/>
          <w:sz w:val="21"/>
          <w:szCs w:val="21"/>
        </w:rPr>
        <w:t>Chart</w:t>
      </w:r>
      <w:r w:rsidRPr="00BC26C9">
        <w:rPr>
          <w:rFonts w:ascii="Microsoft YaHei" w:eastAsia="Microsoft YaHei" w:hAnsi="Microsoft YaHei" w:cs="Times New Roman" w:hint="eastAsia"/>
          <w:color w:val="333333"/>
          <w:sz w:val="21"/>
          <w:szCs w:val="21"/>
        </w:rPr>
        <w:t> tab in the ribbon.</w:t>
      </w:r>
    </w:p>
    <w:p w14:paraId="158C38D2" w14:textId="77777777" w:rsidR="00BC26C9" w:rsidRPr="00BC26C9" w:rsidRDefault="00BC26C9" w:rsidP="00BC26C9">
      <w:pPr>
        <w:numPr>
          <w:ilvl w:val="0"/>
          <w:numId w:val="11"/>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On the </w:t>
      </w:r>
      <w:r w:rsidRPr="00BC26C9">
        <w:rPr>
          <w:rFonts w:ascii="Microsoft YaHei" w:eastAsia="Microsoft YaHei" w:hAnsi="Microsoft YaHei" w:cs="Times New Roman" w:hint="eastAsia"/>
          <w:b/>
          <w:bCs/>
          <w:color w:val="333333"/>
          <w:sz w:val="21"/>
          <w:szCs w:val="21"/>
        </w:rPr>
        <w:t>Labels</w:t>
      </w:r>
      <w:r w:rsidRPr="00BC26C9">
        <w:rPr>
          <w:rFonts w:ascii="Microsoft YaHei" w:eastAsia="Microsoft YaHei" w:hAnsi="Microsoft YaHei" w:cs="Times New Roman" w:hint="eastAsia"/>
          <w:color w:val="333333"/>
          <w:sz w:val="21"/>
          <w:szCs w:val="21"/>
        </w:rPr>
        <w:t> group of the </w:t>
      </w:r>
      <w:r w:rsidRPr="00BC26C9">
        <w:rPr>
          <w:rFonts w:ascii="Microsoft YaHei" w:eastAsia="Microsoft YaHei" w:hAnsi="Microsoft YaHei" w:cs="Times New Roman" w:hint="eastAsia"/>
          <w:b/>
          <w:bCs/>
          <w:color w:val="333333"/>
          <w:sz w:val="21"/>
          <w:szCs w:val="21"/>
        </w:rPr>
        <w:t>Chart</w:t>
      </w:r>
      <w:r w:rsidRPr="00BC26C9">
        <w:rPr>
          <w:rFonts w:ascii="Microsoft YaHei" w:eastAsia="Microsoft YaHei" w:hAnsi="Microsoft YaHei" w:cs="Times New Roman" w:hint="eastAsia"/>
          <w:color w:val="333333"/>
          <w:sz w:val="21"/>
          <w:szCs w:val="21"/>
        </w:rPr>
        <w:t> tab, click </w:t>
      </w:r>
      <w:r w:rsidRPr="00BC26C9">
        <w:rPr>
          <w:rFonts w:ascii="Microsoft YaHei" w:eastAsia="Microsoft YaHei" w:hAnsi="Microsoft YaHei" w:cs="Times New Roman" w:hint="eastAsia"/>
          <w:b/>
          <w:bCs/>
          <w:color w:val="333333"/>
          <w:sz w:val="21"/>
          <w:szCs w:val="21"/>
        </w:rPr>
        <w:t>Data Labels</w:t>
      </w:r>
      <w:r w:rsidRPr="00BC26C9">
        <w:rPr>
          <w:rFonts w:ascii="Microsoft YaHei" w:eastAsia="Microsoft YaHei" w:hAnsi="Microsoft YaHei" w:cs="Times New Roman" w:hint="eastAsia"/>
          <w:color w:val="333333"/>
          <w:sz w:val="21"/>
          <w:szCs w:val="21"/>
        </w:rPr>
        <w:t> and select </w:t>
      </w:r>
      <w:r w:rsidRPr="00BC26C9">
        <w:rPr>
          <w:rFonts w:ascii="Microsoft YaHei" w:eastAsia="Microsoft YaHei" w:hAnsi="Microsoft YaHei" w:cs="Times New Roman" w:hint="eastAsia"/>
          <w:b/>
          <w:bCs/>
          <w:color w:val="333333"/>
          <w:sz w:val="21"/>
          <w:szCs w:val="21"/>
        </w:rPr>
        <w:t>Inside End</w:t>
      </w:r>
      <w:r w:rsidRPr="00BC26C9">
        <w:rPr>
          <w:rFonts w:ascii="Microsoft YaHei" w:eastAsia="Microsoft YaHei" w:hAnsi="Microsoft YaHei" w:cs="Times New Roman" w:hint="eastAsia"/>
          <w:color w:val="333333"/>
          <w:sz w:val="21"/>
          <w:szCs w:val="21"/>
        </w:rPr>
        <w:t>.</w:t>
      </w:r>
    </w:p>
    <w:p w14:paraId="3F6C9AC5" w14:textId="77777777" w:rsidR="00BC26C9" w:rsidRPr="00BC26C9" w:rsidRDefault="00BC26C9" w:rsidP="00BC26C9">
      <w:pPr>
        <w:numPr>
          <w:ilvl w:val="0"/>
          <w:numId w:val="11"/>
        </w:numPr>
        <w:spacing w:before="240" w:after="240"/>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Your chart should look something like the one below:</w:t>
      </w:r>
    </w:p>
    <w:p w14:paraId="447A402C" w14:textId="3F1C6D6B" w:rsidR="00BC26C9" w:rsidRPr="00BC26C9" w:rsidRDefault="00BC26C9" w:rsidP="00BC26C9">
      <w:pPr>
        <w:ind w:left="720"/>
        <w:rPr>
          <w:rFonts w:ascii="Microsoft YaHei" w:eastAsia="Microsoft YaHei" w:hAnsi="Microsoft YaHei" w:cs="Times New Roman"/>
          <w:color w:val="333333"/>
          <w:sz w:val="21"/>
          <w:szCs w:val="21"/>
        </w:rPr>
      </w:pPr>
      <w:r w:rsidRPr="00BC26C9">
        <w:rPr>
          <w:rFonts w:ascii="Microsoft YaHei" w:eastAsia="Microsoft YaHei" w:hAnsi="Microsoft YaHei" w:cs="Times New Roman"/>
          <w:color w:val="333333"/>
          <w:sz w:val="21"/>
          <w:szCs w:val="21"/>
        </w:rPr>
        <w:lastRenderedPageBreak/>
        <w:fldChar w:fldCharType="begin"/>
      </w:r>
      <w:r w:rsidRPr="00BC26C9">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"https://cf-courses-data.s3.us.cloud-object-storage.appdomain.cloud/IBMDeveloperSkillsNetwork-DV0130EN-SkillsNetwork/Hands-on%20Labs/Lab%201%20-%20Creating%20Basic%20Charts/images/2.A.8.png" \* MERGEFORMATINET </w:instrText>
      </w:r>
      <w:r w:rsidRPr="00BC26C9">
        <w:rPr>
          <w:rFonts w:ascii="Microsoft YaHei" w:eastAsia="Microsoft YaHei" w:hAnsi="Microsoft YaHei" w:cs="Times New Roman"/>
          <w:color w:val="333333"/>
          <w:sz w:val="21"/>
          <w:szCs w:val="21"/>
        </w:rPr>
        <w:fldChar w:fldCharType="separate"/>
      </w:r>
      <w:r w:rsidRPr="00BC26C9">
        <w:rPr>
          <w:rFonts w:ascii="Microsoft YaHei" w:eastAsia="Microsoft YaHei" w:hAnsi="Microsoft YaHei" w:cs="Times New Roman"/>
          <w:noProof/>
          <w:color w:val="333333"/>
          <w:sz w:val="21"/>
          <w:szCs w:val="21"/>
        </w:rPr>
        <w:drawing>
          <wp:inline distT="0" distB="0" distL="0" distR="0" wp14:anchorId="7397AF4E" wp14:editId="3E28D266">
            <wp:extent cx="5943600" cy="3575050"/>
            <wp:effectExtent l="0" t="0" r="0" b="635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75050"/>
                    </a:xfrm>
                    <a:prstGeom prst="rect">
                      <a:avLst/>
                    </a:prstGeom>
                    <a:noFill/>
                    <a:ln>
                      <a:noFill/>
                    </a:ln>
                  </pic:spPr>
                </pic:pic>
              </a:graphicData>
            </a:graphic>
          </wp:inline>
        </w:drawing>
      </w:r>
      <w:r w:rsidRPr="00BC26C9">
        <w:rPr>
          <w:rFonts w:ascii="Microsoft YaHei" w:eastAsia="Microsoft YaHei" w:hAnsi="Microsoft YaHei" w:cs="Times New Roman"/>
          <w:color w:val="333333"/>
          <w:sz w:val="21"/>
          <w:szCs w:val="21"/>
        </w:rPr>
        <w:fldChar w:fldCharType="end"/>
      </w:r>
    </w:p>
    <w:p w14:paraId="20FCB233" w14:textId="77777777" w:rsidR="00BC26C9" w:rsidRPr="00BC26C9" w:rsidRDefault="00BC26C9" w:rsidP="00BC26C9">
      <w:pPr>
        <w:rPr>
          <w:rFonts w:ascii="Times New Roman" w:eastAsia="Times New Roman" w:hAnsi="Times New Roman" w:cs="Times New Roman"/>
        </w:rPr>
      </w:pPr>
      <w:r w:rsidRPr="00BC26C9">
        <w:rPr>
          <w:rFonts w:ascii="Microsoft YaHei" w:eastAsia="Microsoft YaHei" w:hAnsi="Microsoft YaHei" w:cs="Times New Roman" w:hint="eastAsia"/>
          <w:color w:val="333333"/>
          <w:sz w:val="21"/>
          <w:szCs w:val="21"/>
        </w:rPr>
        <w:br/>
      </w:r>
    </w:p>
    <w:p w14:paraId="194D1CAE" w14:textId="77777777" w:rsidR="00BC26C9" w:rsidRPr="00BC26C9" w:rsidRDefault="00BC26C9" w:rsidP="00BC26C9">
      <w:pPr>
        <w:pBdr>
          <w:bottom w:val="single" w:sz="6" w:space="4" w:color="EEEEEE"/>
        </w:pBdr>
        <w:spacing w:before="240" w:after="240"/>
        <w:outlineLvl w:val="1"/>
        <w:rPr>
          <w:rFonts w:ascii="Microsoft YaHei" w:eastAsia="Microsoft YaHei" w:hAnsi="Microsoft YaHei" w:cs="Times New Roman"/>
          <w:b/>
          <w:bCs/>
          <w:color w:val="333333"/>
          <w:sz w:val="42"/>
          <w:szCs w:val="42"/>
        </w:rPr>
      </w:pPr>
      <w:r w:rsidRPr="00BC26C9">
        <w:rPr>
          <w:rFonts w:ascii="Microsoft YaHei" w:eastAsia="Microsoft YaHei" w:hAnsi="Microsoft YaHei" w:cs="Times New Roman" w:hint="eastAsia"/>
          <w:b/>
          <w:bCs/>
          <w:color w:val="333333"/>
          <w:sz w:val="42"/>
          <w:szCs w:val="42"/>
        </w:rPr>
        <w:t xml:space="preserve">Task </w:t>
      </w:r>
      <w:proofErr w:type="gramStart"/>
      <w:r w:rsidRPr="00BC26C9">
        <w:rPr>
          <w:rFonts w:ascii="Microsoft YaHei" w:eastAsia="Microsoft YaHei" w:hAnsi="Microsoft YaHei" w:cs="Times New Roman" w:hint="eastAsia"/>
          <w:b/>
          <w:bCs/>
          <w:color w:val="333333"/>
          <w:sz w:val="42"/>
          <w:szCs w:val="42"/>
        </w:rPr>
        <w:t>B :</w:t>
      </w:r>
      <w:proofErr w:type="gramEnd"/>
      <w:r w:rsidRPr="00BC26C9">
        <w:rPr>
          <w:rFonts w:ascii="Microsoft YaHei" w:eastAsia="Microsoft YaHei" w:hAnsi="Microsoft YaHei" w:cs="Times New Roman" w:hint="eastAsia"/>
          <w:b/>
          <w:bCs/>
          <w:color w:val="333333"/>
          <w:sz w:val="42"/>
          <w:szCs w:val="42"/>
        </w:rPr>
        <w:t xml:space="preserve"> Create a Line Chart from a Pivot Table</w:t>
      </w:r>
    </w:p>
    <w:p w14:paraId="3E5203FF" w14:textId="77777777" w:rsidR="00BC26C9" w:rsidRPr="00BC26C9" w:rsidRDefault="00BC26C9" w:rsidP="00BC26C9">
      <w:pPr>
        <w:numPr>
          <w:ilvl w:val="0"/>
          <w:numId w:val="12"/>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Switch to the worksheet named </w:t>
      </w:r>
      <w:r w:rsidRPr="00BC26C9">
        <w:rPr>
          <w:rFonts w:ascii="Microsoft YaHei" w:eastAsia="Microsoft YaHei" w:hAnsi="Microsoft YaHei" w:cs="Times New Roman" w:hint="eastAsia"/>
          <w:b/>
          <w:bCs/>
          <w:color w:val="333333"/>
          <w:sz w:val="21"/>
          <w:szCs w:val="21"/>
        </w:rPr>
        <w:t>Line Chart</w:t>
      </w:r>
      <w:r w:rsidRPr="00BC26C9">
        <w:rPr>
          <w:rFonts w:ascii="Microsoft YaHei" w:eastAsia="Microsoft YaHei" w:hAnsi="Microsoft YaHei" w:cs="Times New Roman" w:hint="eastAsia"/>
          <w:color w:val="333333"/>
          <w:sz w:val="21"/>
          <w:szCs w:val="21"/>
        </w:rPr>
        <w:t>.</w:t>
      </w:r>
    </w:p>
    <w:p w14:paraId="6B701DBC" w14:textId="77777777" w:rsidR="00BC26C9" w:rsidRPr="00BC26C9" w:rsidRDefault="00BC26C9" w:rsidP="00BC26C9">
      <w:pPr>
        <w:numPr>
          <w:ilvl w:val="0"/>
          <w:numId w:val="12"/>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Click the </w:t>
      </w:r>
      <w:r w:rsidRPr="00BC26C9">
        <w:rPr>
          <w:rFonts w:ascii="Microsoft YaHei" w:eastAsia="Microsoft YaHei" w:hAnsi="Microsoft YaHei" w:cs="Times New Roman" w:hint="eastAsia"/>
          <w:b/>
          <w:bCs/>
          <w:color w:val="333333"/>
          <w:sz w:val="21"/>
          <w:szCs w:val="21"/>
        </w:rPr>
        <w:t>filter drop-down</w:t>
      </w:r>
      <w:r w:rsidRPr="00BC26C9">
        <w:rPr>
          <w:rFonts w:ascii="Microsoft YaHei" w:eastAsia="Microsoft YaHei" w:hAnsi="Microsoft YaHei" w:cs="Times New Roman" w:hint="eastAsia"/>
          <w:color w:val="333333"/>
          <w:sz w:val="21"/>
          <w:szCs w:val="21"/>
        </w:rPr>
        <w:t> in column </w:t>
      </w:r>
      <w:proofErr w:type="gramStart"/>
      <w:r w:rsidRPr="00BC26C9">
        <w:rPr>
          <w:rFonts w:ascii="Microsoft YaHei" w:eastAsia="Microsoft YaHei" w:hAnsi="Microsoft YaHei" w:cs="Times New Roman" w:hint="eastAsia"/>
          <w:b/>
          <w:bCs/>
          <w:color w:val="333333"/>
          <w:sz w:val="21"/>
          <w:szCs w:val="21"/>
        </w:rPr>
        <w:t>A</w:t>
      </w:r>
      <w:r w:rsidRPr="00BC26C9">
        <w:rPr>
          <w:rFonts w:ascii="Microsoft YaHei" w:eastAsia="Microsoft YaHei" w:hAnsi="Microsoft YaHei" w:cs="Times New Roman" w:hint="eastAsia"/>
          <w:color w:val="333333"/>
          <w:sz w:val="21"/>
          <w:szCs w:val="21"/>
        </w:rPr>
        <w:t>, and</w:t>
      </w:r>
      <w:proofErr w:type="gramEnd"/>
      <w:r w:rsidRPr="00BC26C9">
        <w:rPr>
          <w:rFonts w:ascii="Microsoft YaHei" w:eastAsia="Microsoft YaHei" w:hAnsi="Microsoft YaHei" w:cs="Times New Roman" w:hint="eastAsia"/>
          <w:color w:val="333333"/>
          <w:sz w:val="21"/>
          <w:szCs w:val="21"/>
        </w:rPr>
        <w:t xml:space="preserve"> select </w:t>
      </w:r>
      <w:r w:rsidRPr="00BC26C9">
        <w:rPr>
          <w:rFonts w:ascii="Microsoft YaHei" w:eastAsia="Microsoft YaHei" w:hAnsi="Microsoft YaHei" w:cs="Times New Roman" w:hint="eastAsia"/>
          <w:b/>
          <w:bCs/>
          <w:color w:val="333333"/>
          <w:sz w:val="21"/>
          <w:szCs w:val="21"/>
        </w:rPr>
        <w:t>Manufacturer &gt; Filter…</w:t>
      </w:r>
      <w:r w:rsidRPr="00BC26C9">
        <w:rPr>
          <w:rFonts w:ascii="Microsoft YaHei" w:eastAsia="Microsoft YaHei" w:hAnsi="Microsoft YaHei" w:cs="Times New Roman" w:hint="eastAsia"/>
          <w:color w:val="333333"/>
          <w:sz w:val="21"/>
          <w:szCs w:val="21"/>
        </w:rPr>
        <w:t>.</w:t>
      </w:r>
    </w:p>
    <w:p w14:paraId="473195CE" w14:textId="77777777" w:rsidR="00BC26C9" w:rsidRPr="00BC26C9" w:rsidRDefault="00BC26C9" w:rsidP="00BC26C9">
      <w:pPr>
        <w:numPr>
          <w:ilvl w:val="0"/>
          <w:numId w:val="12"/>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In the list, only select </w:t>
      </w:r>
      <w:r w:rsidRPr="00BC26C9">
        <w:rPr>
          <w:rFonts w:ascii="Microsoft YaHei" w:eastAsia="Microsoft YaHei" w:hAnsi="Microsoft YaHei" w:cs="Times New Roman" w:hint="eastAsia"/>
          <w:b/>
          <w:bCs/>
          <w:color w:val="333333"/>
          <w:sz w:val="21"/>
          <w:szCs w:val="21"/>
        </w:rPr>
        <w:t>Acura, Honda, Infiniti, Lexus, Mitsubishi, Nissan, Subaru, Toyota</w:t>
      </w:r>
      <w:r w:rsidRPr="00BC26C9">
        <w:rPr>
          <w:rFonts w:ascii="Microsoft YaHei" w:eastAsia="Microsoft YaHei" w:hAnsi="Microsoft YaHei" w:cs="Times New Roman" w:hint="eastAsia"/>
          <w:color w:val="333333"/>
          <w:sz w:val="21"/>
          <w:szCs w:val="21"/>
        </w:rPr>
        <w:t> and click </w:t>
      </w:r>
      <w:r w:rsidRPr="00BC26C9">
        <w:rPr>
          <w:rFonts w:ascii="Microsoft YaHei" w:eastAsia="Microsoft YaHei" w:hAnsi="Microsoft YaHei" w:cs="Times New Roman" w:hint="eastAsia"/>
          <w:b/>
          <w:bCs/>
          <w:color w:val="333333"/>
          <w:sz w:val="21"/>
          <w:szCs w:val="21"/>
        </w:rPr>
        <w:t>OK</w:t>
      </w:r>
      <w:r w:rsidRPr="00BC26C9">
        <w:rPr>
          <w:rFonts w:ascii="Microsoft YaHei" w:eastAsia="Microsoft YaHei" w:hAnsi="Microsoft YaHei" w:cs="Times New Roman" w:hint="eastAsia"/>
          <w:color w:val="333333"/>
          <w:sz w:val="21"/>
          <w:szCs w:val="21"/>
        </w:rPr>
        <w:t>.</w:t>
      </w:r>
    </w:p>
    <w:p w14:paraId="544CD7E0" w14:textId="77777777" w:rsidR="00BC26C9" w:rsidRPr="00BC26C9" w:rsidRDefault="00BC26C9" w:rsidP="00BC26C9">
      <w:pPr>
        <w:numPr>
          <w:ilvl w:val="0"/>
          <w:numId w:val="12"/>
        </w:numPr>
        <w:spacing w:before="240" w:after="240"/>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Click any cell of the pivot table.</w:t>
      </w:r>
    </w:p>
    <w:p w14:paraId="230296A0" w14:textId="77777777" w:rsidR="00BC26C9" w:rsidRPr="00BC26C9" w:rsidRDefault="00BC26C9" w:rsidP="00BC26C9">
      <w:pPr>
        <w:numPr>
          <w:ilvl w:val="0"/>
          <w:numId w:val="12"/>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On the </w:t>
      </w:r>
      <w:r w:rsidRPr="00BC26C9">
        <w:rPr>
          <w:rFonts w:ascii="Microsoft YaHei" w:eastAsia="Microsoft YaHei" w:hAnsi="Microsoft YaHei" w:cs="Times New Roman" w:hint="eastAsia"/>
          <w:b/>
          <w:bCs/>
          <w:color w:val="333333"/>
          <w:sz w:val="21"/>
          <w:szCs w:val="21"/>
        </w:rPr>
        <w:t>Charts</w:t>
      </w:r>
      <w:r w:rsidRPr="00BC26C9">
        <w:rPr>
          <w:rFonts w:ascii="Microsoft YaHei" w:eastAsia="Microsoft YaHei" w:hAnsi="Microsoft YaHei" w:cs="Times New Roman" w:hint="eastAsia"/>
          <w:color w:val="333333"/>
          <w:sz w:val="21"/>
          <w:szCs w:val="21"/>
        </w:rPr>
        <w:t> group of the </w:t>
      </w:r>
      <w:r w:rsidRPr="00BC26C9">
        <w:rPr>
          <w:rFonts w:ascii="Microsoft YaHei" w:eastAsia="Microsoft YaHei" w:hAnsi="Microsoft YaHei" w:cs="Times New Roman" w:hint="eastAsia"/>
          <w:b/>
          <w:bCs/>
          <w:color w:val="333333"/>
          <w:sz w:val="21"/>
          <w:szCs w:val="21"/>
        </w:rPr>
        <w:t>Insert</w:t>
      </w:r>
      <w:r w:rsidRPr="00BC26C9">
        <w:rPr>
          <w:rFonts w:ascii="Microsoft YaHei" w:eastAsia="Microsoft YaHei" w:hAnsi="Microsoft YaHei" w:cs="Times New Roman" w:hint="eastAsia"/>
          <w:color w:val="333333"/>
          <w:sz w:val="21"/>
          <w:szCs w:val="21"/>
        </w:rPr>
        <w:t> tab, click </w:t>
      </w:r>
      <w:r w:rsidRPr="00BC26C9">
        <w:rPr>
          <w:rFonts w:ascii="Microsoft YaHei" w:eastAsia="Microsoft YaHei" w:hAnsi="Microsoft YaHei" w:cs="Times New Roman" w:hint="eastAsia"/>
          <w:b/>
          <w:bCs/>
          <w:color w:val="333333"/>
          <w:sz w:val="21"/>
          <w:szCs w:val="21"/>
        </w:rPr>
        <w:t>Line</w:t>
      </w:r>
      <w:r w:rsidRPr="00BC26C9">
        <w:rPr>
          <w:rFonts w:ascii="Microsoft YaHei" w:eastAsia="Microsoft YaHei" w:hAnsi="Microsoft YaHei" w:cs="Times New Roman" w:hint="eastAsia"/>
          <w:color w:val="333333"/>
          <w:sz w:val="21"/>
          <w:szCs w:val="21"/>
        </w:rPr>
        <w:t> Chart and choose </w:t>
      </w:r>
      <w:r w:rsidRPr="00BC26C9">
        <w:rPr>
          <w:rFonts w:ascii="Microsoft YaHei" w:eastAsia="Microsoft YaHei" w:hAnsi="Microsoft YaHei" w:cs="Times New Roman" w:hint="eastAsia"/>
          <w:b/>
          <w:bCs/>
          <w:color w:val="333333"/>
          <w:sz w:val="21"/>
          <w:szCs w:val="21"/>
        </w:rPr>
        <w:t>Line with Markers</w:t>
      </w:r>
      <w:r w:rsidRPr="00BC26C9">
        <w:rPr>
          <w:rFonts w:ascii="Microsoft YaHei" w:eastAsia="Microsoft YaHei" w:hAnsi="Microsoft YaHei" w:cs="Times New Roman" w:hint="eastAsia"/>
          <w:color w:val="333333"/>
          <w:sz w:val="21"/>
          <w:szCs w:val="21"/>
        </w:rPr>
        <w:t> from the </w:t>
      </w:r>
      <w:r w:rsidRPr="00BC26C9">
        <w:rPr>
          <w:rFonts w:ascii="Microsoft YaHei" w:eastAsia="Microsoft YaHei" w:hAnsi="Microsoft YaHei" w:cs="Times New Roman" w:hint="eastAsia"/>
          <w:b/>
          <w:bCs/>
          <w:color w:val="333333"/>
          <w:sz w:val="21"/>
          <w:szCs w:val="21"/>
        </w:rPr>
        <w:t>2-D Line</w:t>
      </w:r>
      <w:r w:rsidRPr="00BC26C9">
        <w:rPr>
          <w:rFonts w:ascii="Microsoft YaHei" w:eastAsia="Microsoft YaHei" w:hAnsi="Microsoft YaHei" w:cs="Times New Roman" w:hint="eastAsia"/>
          <w:color w:val="333333"/>
          <w:sz w:val="21"/>
          <w:szCs w:val="21"/>
        </w:rPr>
        <w:t> category.</w:t>
      </w:r>
    </w:p>
    <w:p w14:paraId="35594155" w14:textId="77777777" w:rsidR="00BC26C9" w:rsidRPr="00BC26C9" w:rsidRDefault="00BC26C9" w:rsidP="00BC26C9">
      <w:pPr>
        <w:numPr>
          <w:ilvl w:val="0"/>
          <w:numId w:val="12"/>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Click on the floating chart area to access the </w:t>
      </w:r>
      <w:r w:rsidRPr="00BC26C9">
        <w:rPr>
          <w:rFonts w:ascii="Microsoft YaHei" w:eastAsia="Microsoft YaHei" w:hAnsi="Microsoft YaHei" w:cs="Times New Roman" w:hint="eastAsia"/>
          <w:b/>
          <w:bCs/>
          <w:color w:val="333333"/>
          <w:sz w:val="21"/>
          <w:szCs w:val="21"/>
        </w:rPr>
        <w:t>Chart</w:t>
      </w:r>
      <w:r w:rsidRPr="00BC26C9">
        <w:rPr>
          <w:rFonts w:ascii="Microsoft YaHei" w:eastAsia="Microsoft YaHei" w:hAnsi="Microsoft YaHei" w:cs="Times New Roman" w:hint="eastAsia"/>
          <w:color w:val="333333"/>
          <w:sz w:val="21"/>
          <w:szCs w:val="21"/>
        </w:rPr>
        <w:t> tab in the ribbon.</w:t>
      </w:r>
    </w:p>
    <w:p w14:paraId="3C2C1F1D" w14:textId="77777777" w:rsidR="00BC26C9" w:rsidRPr="00BC26C9" w:rsidRDefault="00BC26C9" w:rsidP="00BC26C9">
      <w:pPr>
        <w:numPr>
          <w:ilvl w:val="0"/>
          <w:numId w:val="12"/>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On the </w:t>
      </w:r>
      <w:r w:rsidRPr="00BC26C9">
        <w:rPr>
          <w:rFonts w:ascii="Microsoft YaHei" w:eastAsia="Microsoft YaHei" w:hAnsi="Microsoft YaHei" w:cs="Times New Roman" w:hint="eastAsia"/>
          <w:b/>
          <w:bCs/>
          <w:color w:val="333333"/>
          <w:sz w:val="21"/>
          <w:szCs w:val="21"/>
        </w:rPr>
        <w:t>Labels</w:t>
      </w:r>
      <w:r w:rsidRPr="00BC26C9">
        <w:rPr>
          <w:rFonts w:ascii="Microsoft YaHei" w:eastAsia="Microsoft YaHei" w:hAnsi="Microsoft YaHei" w:cs="Times New Roman" w:hint="eastAsia"/>
          <w:color w:val="333333"/>
          <w:sz w:val="21"/>
          <w:szCs w:val="21"/>
        </w:rPr>
        <w:t> group of the </w:t>
      </w:r>
      <w:r w:rsidRPr="00BC26C9">
        <w:rPr>
          <w:rFonts w:ascii="Microsoft YaHei" w:eastAsia="Microsoft YaHei" w:hAnsi="Microsoft YaHei" w:cs="Times New Roman" w:hint="eastAsia"/>
          <w:b/>
          <w:bCs/>
          <w:color w:val="333333"/>
          <w:sz w:val="21"/>
          <w:szCs w:val="21"/>
        </w:rPr>
        <w:t>Chart</w:t>
      </w:r>
      <w:r w:rsidRPr="00BC26C9">
        <w:rPr>
          <w:rFonts w:ascii="Microsoft YaHei" w:eastAsia="Microsoft YaHei" w:hAnsi="Microsoft YaHei" w:cs="Times New Roman" w:hint="eastAsia"/>
          <w:color w:val="333333"/>
          <w:sz w:val="21"/>
          <w:szCs w:val="21"/>
        </w:rPr>
        <w:t> tab, click </w:t>
      </w:r>
      <w:r w:rsidRPr="00BC26C9">
        <w:rPr>
          <w:rFonts w:ascii="Microsoft YaHei" w:eastAsia="Microsoft YaHei" w:hAnsi="Microsoft YaHei" w:cs="Times New Roman" w:hint="eastAsia"/>
          <w:b/>
          <w:bCs/>
          <w:color w:val="333333"/>
          <w:sz w:val="21"/>
          <w:szCs w:val="21"/>
        </w:rPr>
        <w:t>Chart Title</w:t>
      </w:r>
      <w:r w:rsidRPr="00BC26C9">
        <w:rPr>
          <w:rFonts w:ascii="Microsoft YaHei" w:eastAsia="Microsoft YaHei" w:hAnsi="Microsoft YaHei" w:cs="Times New Roman" w:hint="eastAsia"/>
          <w:color w:val="333333"/>
          <w:sz w:val="21"/>
          <w:szCs w:val="21"/>
        </w:rPr>
        <w:t> and select </w:t>
      </w:r>
      <w:r w:rsidRPr="00BC26C9">
        <w:rPr>
          <w:rFonts w:ascii="Microsoft YaHei" w:eastAsia="Microsoft YaHei" w:hAnsi="Microsoft YaHei" w:cs="Times New Roman" w:hint="eastAsia"/>
          <w:b/>
          <w:bCs/>
          <w:color w:val="333333"/>
          <w:sz w:val="21"/>
          <w:szCs w:val="21"/>
        </w:rPr>
        <w:t>Edit Chart Title…</w:t>
      </w:r>
      <w:r w:rsidRPr="00BC26C9">
        <w:rPr>
          <w:rFonts w:ascii="Microsoft YaHei" w:eastAsia="Microsoft YaHei" w:hAnsi="Microsoft YaHei" w:cs="Times New Roman" w:hint="eastAsia"/>
          <w:color w:val="333333"/>
          <w:sz w:val="21"/>
          <w:szCs w:val="21"/>
        </w:rPr>
        <w:t>.</w:t>
      </w:r>
    </w:p>
    <w:p w14:paraId="03B26F16" w14:textId="77777777" w:rsidR="00BC26C9" w:rsidRPr="00BC26C9" w:rsidRDefault="00BC26C9" w:rsidP="00BC26C9">
      <w:pPr>
        <w:numPr>
          <w:ilvl w:val="0"/>
          <w:numId w:val="12"/>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In the text input area of the dialog box </w:t>
      </w:r>
      <w:r w:rsidRPr="00BC26C9">
        <w:rPr>
          <w:rFonts w:ascii="Microsoft YaHei" w:eastAsia="Microsoft YaHei" w:hAnsi="Microsoft YaHei" w:cs="Times New Roman" w:hint="eastAsia"/>
          <w:b/>
          <w:bCs/>
          <w:color w:val="333333"/>
          <w:sz w:val="21"/>
          <w:szCs w:val="21"/>
        </w:rPr>
        <w:t>Edit Title</w:t>
      </w:r>
      <w:r w:rsidRPr="00BC26C9">
        <w:rPr>
          <w:rFonts w:ascii="Microsoft YaHei" w:eastAsia="Microsoft YaHei" w:hAnsi="Microsoft YaHei" w:cs="Times New Roman" w:hint="eastAsia"/>
          <w:color w:val="333333"/>
          <w:sz w:val="21"/>
          <w:szCs w:val="21"/>
        </w:rPr>
        <w:t>, write </w:t>
      </w:r>
      <w:r w:rsidRPr="00BC26C9">
        <w:rPr>
          <w:rFonts w:ascii="Microsoft YaHei" w:eastAsia="Microsoft YaHei" w:hAnsi="Microsoft YaHei" w:cs="Times New Roman" w:hint="eastAsia"/>
          <w:b/>
          <w:bCs/>
          <w:color w:val="333333"/>
          <w:sz w:val="21"/>
          <w:szCs w:val="21"/>
        </w:rPr>
        <w:t>“Average Retention % of Japanese Auto Manufacturers”</w:t>
      </w:r>
      <w:r w:rsidRPr="00BC26C9">
        <w:rPr>
          <w:rFonts w:ascii="Microsoft YaHei" w:eastAsia="Microsoft YaHei" w:hAnsi="Microsoft YaHei" w:cs="Times New Roman" w:hint="eastAsia"/>
          <w:color w:val="333333"/>
          <w:sz w:val="21"/>
          <w:szCs w:val="21"/>
        </w:rPr>
        <w:t> and click </w:t>
      </w:r>
      <w:r w:rsidRPr="00BC26C9">
        <w:rPr>
          <w:rFonts w:ascii="Microsoft YaHei" w:eastAsia="Microsoft YaHei" w:hAnsi="Microsoft YaHei" w:cs="Times New Roman" w:hint="eastAsia"/>
          <w:b/>
          <w:bCs/>
          <w:color w:val="333333"/>
          <w:sz w:val="21"/>
          <w:szCs w:val="21"/>
        </w:rPr>
        <w:t>OK</w:t>
      </w:r>
      <w:r w:rsidRPr="00BC26C9">
        <w:rPr>
          <w:rFonts w:ascii="Microsoft YaHei" w:eastAsia="Microsoft YaHei" w:hAnsi="Microsoft YaHei" w:cs="Times New Roman" w:hint="eastAsia"/>
          <w:color w:val="333333"/>
          <w:sz w:val="21"/>
          <w:szCs w:val="21"/>
        </w:rPr>
        <w:t>.</w:t>
      </w:r>
    </w:p>
    <w:p w14:paraId="6F5C4068" w14:textId="77777777" w:rsidR="00BC26C9" w:rsidRPr="00BC26C9" w:rsidRDefault="00BC26C9" w:rsidP="00BC26C9">
      <w:pPr>
        <w:numPr>
          <w:ilvl w:val="0"/>
          <w:numId w:val="12"/>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lastRenderedPageBreak/>
        <w:t>On the </w:t>
      </w:r>
      <w:r w:rsidRPr="00BC26C9">
        <w:rPr>
          <w:rFonts w:ascii="Microsoft YaHei" w:eastAsia="Microsoft YaHei" w:hAnsi="Microsoft YaHei" w:cs="Times New Roman" w:hint="eastAsia"/>
          <w:b/>
          <w:bCs/>
          <w:color w:val="333333"/>
          <w:sz w:val="21"/>
          <w:szCs w:val="21"/>
        </w:rPr>
        <w:t>Labels</w:t>
      </w:r>
      <w:r w:rsidRPr="00BC26C9">
        <w:rPr>
          <w:rFonts w:ascii="Microsoft YaHei" w:eastAsia="Microsoft YaHei" w:hAnsi="Microsoft YaHei" w:cs="Times New Roman" w:hint="eastAsia"/>
          <w:color w:val="333333"/>
          <w:sz w:val="21"/>
          <w:szCs w:val="21"/>
        </w:rPr>
        <w:t> group of the </w:t>
      </w:r>
      <w:r w:rsidRPr="00BC26C9">
        <w:rPr>
          <w:rFonts w:ascii="Microsoft YaHei" w:eastAsia="Microsoft YaHei" w:hAnsi="Microsoft YaHei" w:cs="Times New Roman" w:hint="eastAsia"/>
          <w:b/>
          <w:bCs/>
          <w:color w:val="333333"/>
          <w:sz w:val="21"/>
          <w:szCs w:val="21"/>
        </w:rPr>
        <w:t>Chart</w:t>
      </w:r>
      <w:r w:rsidRPr="00BC26C9">
        <w:rPr>
          <w:rFonts w:ascii="Microsoft YaHei" w:eastAsia="Microsoft YaHei" w:hAnsi="Microsoft YaHei" w:cs="Times New Roman" w:hint="eastAsia"/>
          <w:color w:val="333333"/>
          <w:sz w:val="21"/>
          <w:szCs w:val="21"/>
        </w:rPr>
        <w:t> tab, click </w:t>
      </w:r>
      <w:r w:rsidRPr="00BC26C9">
        <w:rPr>
          <w:rFonts w:ascii="Microsoft YaHei" w:eastAsia="Microsoft YaHei" w:hAnsi="Microsoft YaHei" w:cs="Times New Roman" w:hint="eastAsia"/>
          <w:b/>
          <w:bCs/>
          <w:color w:val="333333"/>
          <w:sz w:val="21"/>
          <w:szCs w:val="21"/>
        </w:rPr>
        <w:t>Data Labels</w:t>
      </w:r>
      <w:r w:rsidRPr="00BC26C9">
        <w:rPr>
          <w:rFonts w:ascii="Microsoft YaHei" w:eastAsia="Microsoft YaHei" w:hAnsi="Microsoft YaHei" w:cs="Times New Roman" w:hint="eastAsia"/>
          <w:color w:val="333333"/>
          <w:sz w:val="21"/>
          <w:szCs w:val="21"/>
        </w:rPr>
        <w:t> and select </w:t>
      </w:r>
      <w:r w:rsidRPr="00BC26C9">
        <w:rPr>
          <w:rFonts w:ascii="Microsoft YaHei" w:eastAsia="Microsoft YaHei" w:hAnsi="Microsoft YaHei" w:cs="Times New Roman" w:hint="eastAsia"/>
          <w:b/>
          <w:bCs/>
          <w:color w:val="333333"/>
          <w:sz w:val="21"/>
          <w:szCs w:val="21"/>
        </w:rPr>
        <w:t>Below</w:t>
      </w:r>
      <w:r w:rsidRPr="00BC26C9">
        <w:rPr>
          <w:rFonts w:ascii="Microsoft YaHei" w:eastAsia="Microsoft YaHei" w:hAnsi="Microsoft YaHei" w:cs="Times New Roman" w:hint="eastAsia"/>
          <w:color w:val="333333"/>
          <w:sz w:val="21"/>
          <w:szCs w:val="21"/>
        </w:rPr>
        <w:t>.</w:t>
      </w:r>
    </w:p>
    <w:p w14:paraId="411FD66F" w14:textId="77777777" w:rsidR="00BC26C9" w:rsidRPr="00BC26C9" w:rsidRDefault="00BC26C9" w:rsidP="00BC26C9">
      <w:pPr>
        <w:numPr>
          <w:ilvl w:val="0"/>
          <w:numId w:val="12"/>
        </w:num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On the </w:t>
      </w:r>
      <w:r w:rsidRPr="00BC26C9">
        <w:rPr>
          <w:rFonts w:ascii="Microsoft YaHei" w:eastAsia="Microsoft YaHei" w:hAnsi="Microsoft YaHei" w:cs="Times New Roman" w:hint="eastAsia"/>
          <w:b/>
          <w:bCs/>
          <w:color w:val="333333"/>
          <w:sz w:val="21"/>
          <w:szCs w:val="21"/>
        </w:rPr>
        <w:t>Labels</w:t>
      </w:r>
      <w:r w:rsidRPr="00BC26C9">
        <w:rPr>
          <w:rFonts w:ascii="Microsoft YaHei" w:eastAsia="Microsoft YaHei" w:hAnsi="Microsoft YaHei" w:cs="Times New Roman" w:hint="eastAsia"/>
          <w:color w:val="333333"/>
          <w:sz w:val="21"/>
          <w:szCs w:val="21"/>
        </w:rPr>
        <w:t> group of the </w:t>
      </w:r>
      <w:r w:rsidRPr="00BC26C9">
        <w:rPr>
          <w:rFonts w:ascii="Microsoft YaHei" w:eastAsia="Microsoft YaHei" w:hAnsi="Microsoft YaHei" w:cs="Times New Roman" w:hint="eastAsia"/>
          <w:b/>
          <w:bCs/>
          <w:color w:val="333333"/>
          <w:sz w:val="21"/>
          <w:szCs w:val="21"/>
        </w:rPr>
        <w:t>Chart</w:t>
      </w:r>
      <w:r w:rsidRPr="00BC26C9">
        <w:rPr>
          <w:rFonts w:ascii="Microsoft YaHei" w:eastAsia="Microsoft YaHei" w:hAnsi="Microsoft YaHei" w:cs="Times New Roman" w:hint="eastAsia"/>
          <w:color w:val="333333"/>
          <w:sz w:val="21"/>
          <w:szCs w:val="21"/>
        </w:rPr>
        <w:t> tab, click </w:t>
      </w:r>
      <w:r w:rsidRPr="00BC26C9">
        <w:rPr>
          <w:rFonts w:ascii="Microsoft YaHei" w:eastAsia="Microsoft YaHei" w:hAnsi="Microsoft YaHei" w:cs="Times New Roman" w:hint="eastAsia"/>
          <w:b/>
          <w:bCs/>
          <w:color w:val="333333"/>
          <w:sz w:val="21"/>
          <w:szCs w:val="21"/>
        </w:rPr>
        <w:t>Legend</w:t>
      </w:r>
      <w:r w:rsidRPr="00BC26C9">
        <w:rPr>
          <w:rFonts w:ascii="Microsoft YaHei" w:eastAsia="Microsoft YaHei" w:hAnsi="Microsoft YaHei" w:cs="Times New Roman" w:hint="eastAsia"/>
          <w:color w:val="333333"/>
          <w:sz w:val="21"/>
          <w:szCs w:val="21"/>
        </w:rPr>
        <w:t> and select </w:t>
      </w:r>
      <w:r w:rsidRPr="00BC26C9">
        <w:rPr>
          <w:rFonts w:ascii="Microsoft YaHei" w:eastAsia="Microsoft YaHei" w:hAnsi="Microsoft YaHei" w:cs="Times New Roman" w:hint="eastAsia"/>
          <w:b/>
          <w:bCs/>
          <w:color w:val="333333"/>
          <w:sz w:val="21"/>
          <w:szCs w:val="21"/>
        </w:rPr>
        <w:t>None</w:t>
      </w:r>
      <w:r w:rsidRPr="00BC26C9">
        <w:rPr>
          <w:rFonts w:ascii="Microsoft YaHei" w:eastAsia="Microsoft YaHei" w:hAnsi="Microsoft YaHei" w:cs="Times New Roman" w:hint="eastAsia"/>
          <w:color w:val="333333"/>
          <w:sz w:val="21"/>
          <w:szCs w:val="21"/>
        </w:rPr>
        <w:t>.</w:t>
      </w:r>
    </w:p>
    <w:p w14:paraId="7D723584" w14:textId="77777777" w:rsidR="00BC26C9" w:rsidRPr="00BC26C9" w:rsidRDefault="00BC26C9" w:rsidP="00BC26C9">
      <w:pPr>
        <w:numPr>
          <w:ilvl w:val="0"/>
          <w:numId w:val="12"/>
        </w:numPr>
        <w:spacing w:before="240" w:after="240"/>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Your chart should look something like the one below:</w:t>
      </w:r>
    </w:p>
    <w:p w14:paraId="217BF6F3" w14:textId="11D316B6" w:rsidR="00BC26C9" w:rsidRPr="00BC26C9" w:rsidRDefault="00BC26C9" w:rsidP="00BC26C9">
      <w:pPr>
        <w:ind w:left="720"/>
        <w:rPr>
          <w:rFonts w:ascii="Microsoft YaHei" w:eastAsia="Microsoft YaHei" w:hAnsi="Microsoft YaHei" w:cs="Times New Roman"/>
          <w:color w:val="333333"/>
          <w:sz w:val="21"/>
          <w:szCs w:val="21"/>
        </w:rPr>
      </w:pPr>
      <w:r w:rsidRPr="00BC26C9">
        <w:rPr>
          <w:rFonts w:ascii="Microsoft YaHei" w:eastAsia="Microsoft YaHei" w:hAnsi="Microsoft YaHei" w:cs="Times New Roman"/>
          <w:color w:val="333333"/>
          <w:sz w:val="21"/>
          <w:szCs w:val="21"/>
        </w:rPr>
        <w:fldChar w:fldCharType="begin"/>
      </w:r>
      <w:r w:rsidRPr="00BC26C9">
        <w:rPr>
          <w:rFonts w:ascii="Microsoft YaHei" w:eastAsia="Microsoft YaHei" w:hAnsi="Microsoft YaHei" w:cs="Times New Roman"/>
          <w:color w:val="333333"/>
          <w:sz w:val="21"/>
          <w:szCs w:val="21"/>
        </w:rPr>
        <w:instrText xml:space="preserve"> INCLUDEPICTURE "https://cf-courses-data.s3.us.cloud-object-storage.appdomain.cloud/IBMDeveloperSkillsNetwork-DV0130EN-SkillsNetwork/Hands-on%20Labs/Lab%201%20-%20Creating%20Basic%20Charts/images/2.B.11.png" \* MERGEFORMATINET </w:instrText>
      </w:r>
      <w:r w:rsidRPr="00BC26C9">
        <w:rPr>
          <w:rFonts w:ascii="Microsoft YaHei" w:eastAsia="Microsoft YaHei" w:hAnsi="Microsoft YaHei" w:cs="Times New Roman"/>
          <w:color w:val="333333"/>
          <w:sz w:val="21"/>
          <w:szCs w:val="21"/>
        </w:rPr>
        <w:fldChar w:fldCharType="separate"/>
      </w:r>
      <w:r w:rsidRPr="00BC26C9">
        <w:rPr>
          <w:rFonts w:ascii="Microsoft YaHei" w:eastAsia="Microsoft YaHei" w:hAnsi="Microsoft YaHei" w:cs="Times New Roman"/>
          <w:noProof/>
          <w:color w:val="333333"/>
          <w:sz w:val="21"/>
          <w:szCs w:val="21"/>
        </w:rPr>
        <w:drawing>
          <wp:inline distT="0" distB="0" distL="0" distR="0" wp14:anchorId="1D2D42DE" wp14:editId="26D699B2">
            <wp:extent cx="5943600" cy="2701925"/>
            <wp:effectExtent l="0" t="0" r="0" b="317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inline>
        </w:drawing>
      </w:r>
      <w:r w:rsidRPr="00BC26C9">
        <w:rPr>
          <w:rFonts w:ascii="Microsoft YaHei" w:eastAsia="Microsoft YaHei" w:hAnsi="Microsoft YaHei" w:cs="Times New Roman"/>
          <w:color w:val="333333"/>
          <w:sz w:val="21"/>
          <w:szCs w:val="21"/>
        </w:rPr>
        <w:fldChar w:fldCharType="end"/>
      </w:r>
    </w:p>
    <w:p w14:paraId="2BBD94A1" w14:textId="77777777" w:rsidR="00BC26C9" w:rsidRPr="00BC26C9" w:rsidRDefault="00BC26C9" w:rsidP="00BC26C9">
      <w:pPr>
        <w:rPr>
          <w:rFonts w:ascii="Times New Roman" w:eastAsia="Times New Roman" w:hAnsi="Times New Roman" w:cs="Times New Roman"/>
        </w:rPr>
      </w:pPr>
      <w:r w:rsidRPr="00BC26C9">
        <w:rPr>
          <w:rFonts w:ascii="Microsoft YaHei" w:eastAsia="Microsoft YaHei" w:hAnsi="Microsoft YaHei" w:cs="Times New Roman" w:hint="eastAsia"/>
          <w:color w:val="333333"/>
          <w:sz w:val="21"/>
          <w:szCs w:val="21"/>
        </w:rPr>
        <w:br/>
      </w:r>
    </w:p>
    <w:p w14:paraId="22FBC1DA" w14:textId="77777777" w:rsidR="00BC26C9" w:rsidRPr="00BC26C9" w:rsidRDefault="00BC26C9" w:rsidP="00BC26C9">
      <w:pPr>
        <w:spacing w:before="240" w:after="240"/>
        <w:outlineLvl w:val="2"/>
        <w:rPr>
          <w:rFonts w:ascii="Microsoft YaHei" w:eastAsia="Microsoft YaHei" w:hAnsi="Microsoft YaHei" w:cs="Times New Roman"/>
          <w:b/>
          <w:bCs/>
          <w:color w:val="333333"/>
          <w:sz w:val="36"/>
          <w:szCs w:val="36"/>
        </w:rPr>
      </w:pPr>
      <w:r w:rsidRPr="00BC26C9">
        <w:rPr>
          <w:rFonts w:ascii="Microsoft YaHei" w:eastAsia="Microsoft YaHei" w:hAnsi="Microsoft YaHei" w:cs="Times New Roman" w:hint="eastAsia"/>
          <w:b/>
          <w:bCs/>
          <w:color w:val="333333"/>
          <w:sz w:val="36"/>
          <w:szCs w:val="36"/>
        </w:rPr>
        <w:t>Congratulations! You have completed Lab 1, and you are ready for the next topic.</w:t>
      </w:r>
    </w:p>
    <w:p w14:paraId="2F48881C" w14:textId="77777777" w:rsidR="00BC26C9" w:rsidRPr="00BC26C9" w:rsidRDefault="00BC26C9" w:rsidP="00BC26C9">
      <w:pPr>
        <w:pBdr>
          <w:bottom w:val="single" w:sz="6" w:space="4" w:color="EEEEEE"/>
        </w:pBdr>
        <w:spacing w:before="240" w:after="240"/>
        <w:outlineLvl w:val="0"/>
        <w:rPr>
          <w:rFonts w:ascii="Microsoft YaHei" w:eastAsia="Microsoft YaHei" w:hAnsi="Microsoft YaHei" w:cs="Times New Roman"/>
          <w:b/>
          <w:bCs/>
          <w:color w:val="333333"/>
          <w:kern w:val="36"/>
          <w:sz w:val="54"/>
          <w:szCs w:val="54"/>
        </w:rPr>
      </w:pPr>
      <w:r w:rsidRPr="00BC26C9">
        <w:rPr>
          <w:rFonts w:ascii="Microsoft YaHei" w:eastAsia="Microsoft YaHei" w:hAnsi="Microsoft YaHei" w:cs="Times New Roman" w:hint="eastAsia"/>
          <w:b/>
          <w:bCs/>
          <w:color w:val="333333"/>
          <w:kern w:val="36"/>
          <w:sz w:val="54"/>
          <w:szCs w:val="54"/>
        </w:rPr>
        <w:t>Author(s)</w:t>
      </w:r>
    </w:p>
    <w:p w14:paraId="0C9A71B1" w14:textId="77777777" w:rsidR="00BC26C9" w:rsidRPr="00BC26C9" w:rsidRDefault="00000000" w:rsidP="00BC26C9">
      <w:pPr>
        <w:numPr>
          <w:ilvl w:val="0"/>
          <w:numId w:val="13"/>
        </w:numPr>
        <w:rPr>
          <w:rFonts w:ascii="Microsoft YaHei" w:eastAsia="Microsoft YaHei" w:hAnsi="Microsoft YaHei" w:cs="Times New Roman"/>
          <w:color w:val="333333"/>
          <w:sz w:val="21"/>
          <w:szCs w:val="21"/>
        </w:rPr>
      </w:pPr>
      <w:hyperlink r:id="rId21" w:tgtFrame="_blank" w:history="1">
        <w:r w:rsidR="00BC26C9" w:rsidRPr="00BC26C9">
          <w:rPr>
            <w:rFonts w:ascii="Microsoft YaHei" w:eastAsia="Microsoft YaHei" w:hAnsi="Microsoft YaHei" w:cs="Times New Roman" w:hint="eastAsia"/>
            <w:color w:val="4183C4"/>
            <w:sz w:val="21"/>
            <w:szCs w:val="21"/>
            <w:u w:val="single"/>
          </w:rPr>
          <w:t xml:space="preserve">Sandip </w:t>
        </w:r>
        <w:proofErr w:type="spellStart"/>
        <w:r w:rsidR="00BC26C9" w:rsidRPr="00BC26C9">
          <w:rPr>
            <w:rFonts w:ascii="Microsoft YaHei" w:eastAsia="Microsoft YaHei" w:hAnsi="Microsoft YaHei" w:cs="Times New Roman" w:hint="eastAsia"/>
            <w:color w:val="4183C4"/>
            <w:sz w:val="21"/>
            <w:szCs w:val="21"/>
            <w:u w:val="single"/>
          </w:rPr>
          <w:t>Saha</w:t>
        </w:r>
        <w:proofErr w:type="spellEnd"/>
        <w:r w:rsidR="00BC26C9" w:rsidRPr="00BC26C9">
          <w:rPr>
            <w:rFonts w:ascii="Microsoft YaHei" w:eastAsia="Microsoft YaHei" w:hAnsi="Microsoft YaHei" w:cs="Times New Roman" w:hint="eastAsia"/>
            <w:color w:val="4183C4"/>
            <w:sz w:val="21"/>
            <w:szCs w:val="21"/>
            <w:u w:val="single"/>
          </w:rPr>
          <w:t xml:space="preserve"> Joy</w:t>
        </w:r>
      </w:hyperlink>
    </w:p>
    <w:p w14:paraId="1C084CC6" w14:textId="77777777" w:rsidR="00BC26C9" w:rsidRPr="00BC26C9" w:rsidRDefault="00BC26C9" w:rsidP="00BC26C9">
      <w:pPr>
        <w:pBdr>
          <w:bottom w:val="single" w:sz="6" w:space="4" w:color="EEEEEE"/>
        </w:pBdr>
        <w:spacing w:before="240" w:after="240"/>
        <w:outlineLvl w:val="1"/>
        <w:rPr>
          <w:rFonts w:ascii="Microsoft YaHei" w:eastAsia="Microsoft YaHei" w:hAnsi="Microsoft YaHei" w:cs="Times New Roman"/>
          <w:b/>
          <w:bCs/>
          <w:color w:val="333333"/>
          <w:sz w:val="42"/>
          <w:szCs w:val="42"/>
        </w:rPr>
      </w:pPr>
      <w:r w:rsidRPr="00BC26C9">
        <w:rPr>
          <w:rFonts w:ascii="Microsoft YaHei" w:eastAsia="Microsoft YaHei" w:hAnsi="Microsoft YaHei" w:cs="Times New Roman" w:hint="eastAsia"/>
          <w:b/>
          <w:bCs/>
          <w:color w:val="333333"/>
          <w:sz w:val="42"/>
          <w:szCs w:val="42"/>
        </w:rPr>
        <w:t>Other Contributor(s)</w:t>
      </w:r>
    </w:p>
    <w:p w14:paraId="0576079F" w14:textId="77777777" w:rsidR="00BC26C9" w:rsidRPr="00BC26C9" w:rsidRDefault="00000000" w:rsidP="00BC26C9">
      <w:pPr>
        <w:numPr>
          <w:ilvl w:val="0"/>
          <w:numId w:val="14"/>
        </w:numPr>
        <w:rPr>
          <w:rFonts w:ascii="Microsoft YaHei" w:eastAsia="Microsoft YaHei" w:hAnsi="Microsoft YaHei" w:cs="Times New Roman"/>
          <w:color w:val="333333"/>
          <w:sz w:val="21"/>
          <w:szCs w:val="21"/>
        </w:rPr>
      </w:pPr>
      <w:hyperlink r:id="rId22" w:tgtFrame="_blank" w:history="1">
        <w:r w:rsidR="00BC26C9" w:rsidRPr="00BC26C9">
          <w:rPr>
            <w:rFonts w:ascii="Microsoft YaHei" w:eastAsia="Microsoft YaHei" w:hAnsi="Microsoft YaHei" w:cs="Times New Roman" w:hint="eastAsia"/>
            <w:color w:val="4183C4"/>
            <w:sz w:val="21"/>
            <w:szCs w:val="21"/>
            <w:u w:val="single"/>
          </w:rPr>
          <w:t>Steve Ryan</w:t>
        </w:r>
      </w:hyperlink>
    </w:p>
    <w:p w14:paraId="1C0F2160" w14:textId="77777777" w:rsidR="00BC26C9" w:rsidRPr="00BC26C9" w:rsidRDefault="00BC26C9" w:rsidP="00BC26C9">
      <w:pPr>
        <w:pBdr>
          <w:bottom w:val="single" w:sz="6" w:space="4" w:color="EEEEEE"/>
        </w:pBdr>
        <w:spacing w:before="240" w:after="240"/>
        <w:outlineLvl w:val="0"/>
        <w:rPr>
          <w:rFonts w:ascii="Microsoft YaHei" w:eastAsia="Microsoft YaHei" w:hAnsi="Microsoft YaHei" w:cs="Times New Roman"/>
          <w:b/>
          <w:bCs/>
          <w:color w:val="333333"/>
          <w:kern w:val="36"/>
          <w:sz w:val="54"/>
          <w:szCs w:val="54"/>
        </w:rPr>
      </w:pPr>
      <w:r w:rsidRPr="00BC26C9">
        <w:rPr>
          <w:rFonts w:ascii="Microsoft YaHei" w:eastAsia="Microsoft YaHei" w:hAnsi="Microsoft YaHei" w:cs="Times New Roman" w:hint="eastAsia"/>
          <w:b/>
          <w:bCs/>
          <w:color w:val="333333"/>
          <w:kern w:val="36"/>
          <w:sz w:val="54"/>
          <w:szCs w:val="54"/>
        </w:rPr>
        <w:t>Changelog</w:t>
      </w:r>
    </w:p>
    <w:tbl>
      <w:tblPr>
        <w:tblW w:w="12615" w:type="dxa"/>
        <w:tblCellMar>
          <w:left w:w="0" w:type="dxa"/>
          <w:right w:w="0" w:type="dxa"/>
        </w:tblCellMar>
        <w:tblLook w:val="04A0" w:firstRow="1" w:lastRow="0" w:firstColumn="1" w:lastColumn="0" w:noHBand="0" w:noVBand="1"/>
      </w:tblPr>
      <w:tblGrid>
        <w:gridCol w:w="2325"/>
        <w:gridCol w:w="1780"/>
        <w:gridCol w:w="3010"/>
        <w:gridCol w:w="5500"/>
      </w:tblGrid>
      <w:tr w:rsidR="00BC26C9" w:rsidRPr="00BC26C9" w14:paraId="6BDB6E93" w14:textId="77777777" w:rsidTr="00BC26C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8025B6" w14:textId="77777777" w:rsidR="00BC26C9" w:rsidRPr="00BC26C9" w:rsidRDefault="00BC26C9" w:rsidP="00BC26C9">
            <w:pPr>
              <w:jc w:val="center"/>
              <w:rPr>
                <w:rFonts w:ascii="Microsoft YaHei" w:eastAsia="Microsoft YaHei" w:hAnsi="Microsoft YaHei" w:cs="Times New Roman"/>
                <w:b/>
                <w:bCs/>
                <w:color w:val="333333"/>
                <w:sz w:val="21"/>
                <w:szCs w:val="21"/>
              </w:rPr>
            </w:pPr>
            <w:r w:rsidRPr="00BC26C9">
              <w:rPr>
                <w:rFonts w:ascii="Microsoft YaHei" w:eastAsia="Microsoft YaHei" w:hAnsi="Microsoft YaHei" w:cs="Times New Roman" w:hint="eastAsia"/>
                <w:b/>
                <w:bCs/>
                <w:color w:val="333333"/>
                <w:sz w:val="21"/>
                <w:szCs w:val="21"/>
              </w:rPr>
              <w:lastRenderedPageBreak/>
              <w:t>Date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3375AF" w14:textId="77777777" w:rsidR="00BC26C9" w:rsidRPr="00BC26C9" w:rsidRDefault="00BC26C9" w:rsidP="00BC26C9">
            <w:pPr>
              <w:jc w:val="center"/>
              <w:rPr>
                <w:rFonts w:ascii="Microsoft YaHei" w:eastAsia="Microsoft YaHei" w:hAnsi="Microsoft YaHei" w:cs="Times New Roman"/>
                <w:b/>
                <w:bCs/>
                <w:color w:val="333333"/>
                <w:sz w:val="21"/>
                <w:szCs w:val="21"/>
              </w:rPr>
            </w:pPr>
            <w:r w:rsidRPr="00BC26C9">
              <w:rPr>
                <w:rFonts w:ascii="Microsoft YaHei" w:eastAsia="Microsoft YaHei" w:hAnsi="Microsoft YaHei" w:cs="Times New Roman" w:hint="eastAsia"/>
                <w:b/>
                <w:bCs/>
                <w:color w:val="333333"/>
                <w:sz w:val="21"/>
                <w:szCs w:val="21"/>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3687C1" w14:textId="77777777" w:rsidR="00BC26C9" w:rsidRPr="00BC26C9" w:rsidRDefault="00BC26C9" w:rsidP="00BC26C9">
            <w:pPr>
              <w:jc w:val="center"/>
              <w:rPr>
                <w:rFonts w:ascii="Microsoft YaHei" w:eastAsia="Microsoft YaHei" w:hAnsi="Microsoft YaHei" w:cs="Times New Roman"/>
                <w:b/>
                <w:bCs/>
                <w:color w:val="333333"/>
                <w:sz w:val="21"/>
                <w:szCs w:val="21"/>
              </w:rPr>
            </w:pPr>
            <w:r w:rsidRPr="00BC26C9">
              <w:rPr>
                <w:rFonts w:ascii="Microsoft YaHei" w:eastAsia="Microsoft YaHei" w:hAnsi="Microsoft YaHei" w:cs="Times New Roman" w:hint="eastAsia"/>
                <w:b/>
                <w:bCs/>
                <w:color w:val="333333"/>
                <w:sz w:val="21"/>
                <w:szCs w:val="21"/>
              </w:rPr>
              <w:t>Changed by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02AE08" w14:textId="77777777" w:rsidR="00BC26C9" w:rsidRPr="00BC26C9" w:rsidRDefault="00BC26C9" w:rsidP="00BC26C9">
            <w:pPr>
              <w:jc w:val="center"/>
              <w:rPr>
                <w:rFonts w:ascii="Microsoft YaHei" w:eastAsia="Microsoft YaHei" w:hAnsi="Microsoft YaHei" w:cs="Times New Roman"/>
                <w:b/>
                <w:bCs/>
                <w:color w:val="333333"/>
                <w:sz w:val="21"/>
                <w:szCs w:val="21"/>
              </w:rPr>
            </w:pPr>
            <w:r w:rsidRPr="00BC26C9">
              <w:rPr>
                <w:rFonts w:ascii="Microsoft YaHei" w:eastAsia="Microsoft YaHei" w:hAnsi="Microsoft YaHei" w:cs="Times New Roman" w:hint="eastAsia"/>
                <w:b/>
                <w:bCs/>
                <w:color w:val="333333"/>
                <w:sz w:val="21"/>
                <w:szCs w:val="21"/>
              </w:rPr>
              <w:t>Change Description</w:t>
            </w:r>
          </w:p>
        </w:tc>
      </w:tr>
      <w:tr w:rsidR="00BC26C9" w:rsidRPr="00BC26C9" w14:paraId="0E2FF80B" w14:textId="77777777" w:rsidTr="00BC26C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C2DFF67" w14:textId="77777777" w:rsidR="00BC26C9" w:rsidRPr="00BC26C9" w:rsidRDefault="00BC26C9" w:rsidP="00BC26C9">
            <w:p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2020-09-10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ABF1F3" w14:textId="77777777" w:rsidR="00BC26C9" w:rsidRPr="00BC26C9" w:rsidRDefault="00BC26C9" w:rsidP="00BC26C9">
            <w:p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6DE7D2" w14:textId="77777777" w:rsidR="00BC26C9" w:rsidRPr="00BC26C9" w:rsidRDefault="00BC26C9" w:rsidP="00BC26C9">
            <w:p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Steve Ryan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9633689" w14:textId="77777777" w:rsidR="00BC26C9" w:rsidRPr="00BC26C9" w:rsidRDefault="00BC26C9" w:rsidP="00BC26C9">
            <w:p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Added software and dataset info</w:t>
            </w:r>
          </w:p>
        </w:tc>
      </w:tr>
      <w:tr w:rsidR="00BC26C9" w:rsidRPr="00BC26C9" w14:paraId="0731C2E1" w14:textId="77777777" w:rsidTr="00BC26C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4B8267" w14:textId="77777777" w:rsidR="00BC26C9" w:rsidRPr="00BC26C9" w:rsidRDefault="00BC26C9" w:rsidP="00BC26C9">
            <w:p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2020-09-09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D6A367" w14:textId="77777777" w:rsidR="00BC26C9" w:rsidRPr="00BC26C9" w:rsidRDefault="00BC26C9" w:rsidP="00BC26C9">
            <w:p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47752B" w14:textId="77777777" w:rsidR="00BC26C9" w:rsidRPr="00BC26C9" w:rsidRDefault="00BC26C9" w:rsidP="00BC26C9">
            <w:p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Steve Ryan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66C8CA" w14:textId="77777777" w:rsidR="00BC26C9" w:rsidRPr="00BC26C9" w:rsidRDefault="00BC26C9" w:rsidP="00BC26C9">
            <w:p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ID review</w:t>
            </w:r>
          </w:p>
        </w:tc>
      </w:tr>
      <w:tr w:rsidR="00BC26C9" w:rsidRPr="00BC26C9" w14:paraId="0F5223D1" w14:textId="77777777" w:rsidTr="00BC26C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0DEEE2" w14:textId="77777777" w:rsidR="00BC26C9" w:rsidRPr="00BC26C9" w:rsidRDefault="00BC26C9" w:rsidP="00BC26C9">
            <w:p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2020-09-01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0920FF9" w14:textId="77777777" w:rsidR="00BC26C9" w:rsidRPr="00BC26C9" w:rsidRDefault="00BC26C9" w:rsidP="00BC26C9">
            <w:p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7B7BF3" w14:textId="77777777" w:rsidR="00BC26C9" w:rsidRPr="00BC26C9" w:rsidRDefault="00BC26C9" w:rsidP="00BC26C9">
            <w:p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 xml:space="preserve">Sandip </w:t>
            </w:r>
            <w:proofErr w:type="spellStart"/>
            <w:r w:rsidRPr="00BC26C9">
              <w:rPr>
                <w:rFonts w:ascii="Microsoft YaHei" w:eastAsia="Microsoft YaHei" w:hAnsi="Microsoft YaHei" w:cs="Times New Roman" w:hint="eastAsia"/>
                <w:color w:val="333333"/>
                <w:sz w:val="21"/>
                <w:szCs w:val="21"/>
              </w:rPr>
              <w:t>Saha</w:t>
            </w:r>
            <w:proofErr w:type="spellEnd"/>
            <w:r w:rsidRPr="00BC26C9">
              <w:rPr>
                <w:rFonts w:ascii="Microsoft YaHei" w:eastAsia="Microsoft YaHei" w:hAnsi="Microsoft YaHei" w:cs="Times New Roman" w:hint="eastAsia"/>
                <w:color w:val="333333"/>
                <w:sz w:val="21"/>
                <w:szCs w:val="21"/>
              </w:rPr>
              <w:t xml:space="preserve"> Joy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4F17D5" w14:textId="77777777" w:rsidR="00BC26C9" w:rsidRPr="00BC26C9" w:rsidRDefault="00BC26C9" w:rsidP="00BC26C9">
            <w:pPr>
              <w:rPr>
                <w:rFonts w:ascii="Microsoft YaHei" w:eastAsia="Microsoft YaHei" w:hAnsi="Microsoft YaHei" w:cs="Times New Roman"/>
                <w:color w:val="333333"/>
                <w:sz w:val="21"/>
                <w:szCs w:val="21"/>
              </w:rPr>
            </w:pPr>
            <w:r w:rsidRPr="00BC26C9">
              <w:rPr>
                <w:rFonts w:ascii="Microsoft YaHei" w:eastAsia="Microsoft YaHei" w:hAnsi="Microsoft YaHei" w:cs="Times New Roman" w:hint="eastAsia"/>
                <w:color w:val="333333"/>
                <w:sz w:val="21"/>
                <w:szCs w:val="21"/>
              </w:rPr>
              <w:t>Initial version created</w:t>
            </w:r>
          </w:p>
        </w:tc>
      </w:tr>
    </w:tbl>
    <w:p w14:paraId="5D34CFCE" w14:textId="77777777" w:rsidR="00BC26C9" w:rsidRPr="00BC26C9" w:rsidRDefault="00BC26C9" w:rsidP="00BC26C9">
      <w:pPr>
        <w:spacing w:before="240" w:after="240"/>
        <w:outlineLvl w:val="2"/>
        <w:rPr>
          <w:rFonts w:ascii="Microsoft YaHei" w:eastAsia="Microsoft YaHei" w:hAnsi="Microsoft YaHei" w:cs="Times New Roman"/>
          <w:b/>
          <w:bCs/>
          <w:color w:val="333333"/>
          <w:sz w:val="36"/>
          <w:szCs w:val="36"/>
        </w:rPr>
      </w:pPr>
      <w:r w:rsidRPr="00BC26C9">
        <w:rPr>
          <w:rFonts w:ascii="Microsoft YaHei" w:eastAsia="Microsoft YaHei" w:hAnsi="Microsoft YaHei" w:cs="Times New Roman" w:hint="eastAsia"/>
          <w:b/>
          <w:bCs/>
          <w:color w:val="333333"/>
          <w:sz w:val="36"/>
          <w:szCs w:val="36"/>
        </w:rPr>
        <w:t>© IBM Corporation 2020. All rights reserved.</w:t>
      </w:r>
    </w:p>
    <w:p w14:paraId="3977EFCF" w14:textId="77777777" w:rsidR="00332DF2" w:rsidRDefault="00332DF2"/>
    <w:sectPr w:rsidR="00332DF2" w:rsidSect="004C67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3E3A"/>
    <w:multiLevelType w:val="multilevel"/>
    <w:tmpl w:val="0220DF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245B3"/>
    <w:multiLevelType w:val="multilevel"/>
    <w:tmpl w:val="52C22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B26C0A"/>
    <w:multiLevelType w:val="multilevel"/>
    <w:tmpl w:val="2F788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EF5051"/>
    <w:multiLevelType w:val="multilevel"/>
    <w:tmpl w:val="D128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F55068"/>
    <w:multiLevelType w:val="multilevel"/>
    <w:tmpl w:val="C224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D7099"/>
    <w:multiLevelType w:val="multilevel"/>
    <w:tmpl w:val="BA1C5FE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084297"/>
    <w:multiLevelType w:val="multilevel"/>
    <w:tmpl w:val="A7247E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C75C70"/>
    <w:multiLevelType w:val="multilevel"/>
    <w:tmpl w:val="DC66BAC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EB4BB3"/>
    <w:multiLevelType w:val="multilevel"/>
    <w:tmpl w:val="9F24D7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546551"/>
    <w:multiLevelType w:val="multilevel"/>
    <w:tmpl w:val="51386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6D1546"/>
    <w:multiLevelType w:val="multilevel"/>
    <w:tmpl w:val="C290B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B51964"/>
    <w:multiLevelType w:val="multilevel"/>
    <w:tmpl w:val="A2A2BC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4035E3"/>
    <w:multiLevelType w:val="multilevel"/>
    <w:tmpl w:val="2B76C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775BAD"/>
    <w:multiLevelType w:val="multilevel"/>
    <w:tmpl w:val="71AA06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9939818">
    <w:abstractNumId w:val="12"/>
  </w:num>
  <w:num w:numId="2" w16cid:durableId="1316883785">
    <w:abstractNumId w:val="1"/>
  </w:num>
  <w:num w:numId="3" w16cid:durableId="1442912910">
    <w:abstractNumId w:val="11"/>
  </w:num>
  <w:num w:numId="4" w16cid:durableId="1757555191">
    <w:abstractNumId w:val="8"/>
  </w:num>
  <w:num w:numId="5" w16cid:durableId="482889012">
    <w:abstractNumId w:val="13"/>
  </w:num>
  <w:num w:numId="6" w16cid:durableId="337075265">
    <w:abstractNumId w:val="7"/>
  </w:num>
  <w:num w:numId="7" w16cid:durableId="1623343781">
    <w:abstractNumId w:val="2"/>
  </w:num>
  <w:num w:numId="8" w16cid:durableId="2042587188">
    <w:abstractNumId w:val="6"/>
  </w:num>
  <w:num w:numId="9" w16cid:durableId="1440104159">
    <w:abstractNumId w:val="5"/>
  </w:num>
  <w:num w:numId="10" w16cid:durableId="1048338154">
    <w:abstractNumId w:val="9"/>
  </w:num>
  <w:num w:numId="11" w16cid:durableId="1942294462">
    <w:abstractNumId w:val="0"/>
  </w:num>
  <w:num w:numId="12" w16cid:durableId="419839194">
    <w:abstractNumId w:val="10"/>
  </w:num>
  <w:num w:numId="13" w16cid:durableId="1224221008">
    <w:abstractNumId w:val="3"/>
  </w:num>
  <w:num w:numId="14" w16cid:durableId="10282177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6C9"/>
    <w:rsid w:val="00332DF2"/>
    <w:rsid w:val="004C67EB"/>
    <w:rsid w:val="009A7EB4"/>
    <w:rsid w:val="009F52C5"/>
    <w:rsid w:val="00BC26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06CEB3"/>
  <w15:chartTrackingRefBased/>
  <w15:docId w15:val="{42000CD3-1E0F-9D44-B85A-268EF18C5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C26C9"/>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C26C9"/>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26C9"/>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6C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C26C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26C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C26C9"/>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C26C9"/>
    <w:rPr>
      <w:b/>
      <w:bCs/>
    </w:rPr>
  </w:style>
  <w:style w:type="character" w:styleId="Hyperlink">
    <w:name w:val="Hyperlink"/>
    <w:basedOn w:val="DefaultParagraphFont"/>
    <w:uiPriority w:val="99"/>
    <w:semiHidden/>
    <w:unhideWhenUsed/>
    <w:rsid w:val="00BC26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63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publicdomain/zero/1.0/?utm_medium=Exinfluencer&amp;utm_source=Exinfluencer&amp;utm_content=000026UJ&amp;utm_term=10006555&amp;utm_id=NA-SkillsNetwork-Channel-SkillsNetworkCoursesIBMDeveloperSkillsNetworkDV0130ENSkillsNetwork957-2022-01-01"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linkedin.com/in/sandipsahajoy/?utm_medium=Exinfluencer&amp;utm_source=Exinfluencer&amp;utm_content=000026UJ&amp;utm_term=10006555&amp;utm_id=NA-SkillsNetwork-Channel-SkillsNetworkCoursesIBMDeveloperSkillsNetworkDV0130ENSkillsNetwork957-2022-01-01" TargetMode="External"/><Relationship Id="rId7" Type="http://schemas.openxmlformats.org/officeDocument/2006/relationships/hyperlink" Target="https://www.kaggle.com/gagandeep16/car-sale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cocl.us/IBMDeveloperSkillsNetwork-DA0130EN-HandsOnLab-1"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cf-courses-data.s3.us.cloud-object-storage.appdomain.cloud/IBMDeveloperSkillsNetwork-DV0130EN-SkillsNetwork/Hands-on%20Labs/Lab%201%20-%20Creating%20Basic%20Charts/Car_Sales_Kaggle_DV0130EN_Lab1_Start.xlsx" TargetMode="External"/><Relationship Id="rId14" Type="http://schemas.openxmlformats.org/officeDocument/2006/relationships/image" Target="media/image6.png"/><Relationship Id="rId22" Type="http://schemas.openxmlformats.org/officeDocument/2006/relationships/hyperlink" Target="https://www.linkedin.com/in/stevelryan?utm_medium=Exinfluencer&amp;utm_source=Exinfluencer&amp;utm_content=000026UJ&amp;utm_term=10006555&amp;utm_id=NA-SkillsNetwork-Channel-SkillsNetworkCoursesIBMDeveloperSkillsNetworkDV0130ENSkillsNetwork957-2022-0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1379</Words>
  <Characters>7866</Characters>
  <Application>Microsoft Office Word</Application>
  <DocSecurity>0</DocSecurity>
  <Lines>65</Lines>
  <Paragraphs>18</Paragraphs>
  <ScaleCrop>false</ScaleCrop>
  <Company/>
  <LinksUpToDate>false</LinksUpToDate>
  <CharactersWithSpaces>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Maglies</dc:creator>
  <cp:keywords/>
  <dc:description/>
  <cp:lastModifiedBy>Robert Maglies</cp:lastModifiedBy>
  <cp:revision>2</cp:revision>
  <dcterms:created xsi:type="dcterms:W3CDTF">2023-03-29T04:02:00Z</dcterms:created>
  <dcterms:modified xsi:type="dcterms:W3CDTF">2023-03-29T04:02:00Z</dcterms:modified>
</cp:coreProperties>
</file>